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09A32" w14:textId="77777777" w:rsidR="00E604C7" w:rsidRPr="005A1B74" w:rsidRDefault="00E604C7" w:rsidP="00E604C7">
      <w:pPr>
        <w:jc w:val="center"/>
        <w:rPr>
          <w:rFonts w:ascii="Arial" w:hAnsi="Arial" w:cs="Arial"/>
          <w:b/>
          <w:sz w:val="32"/>
          <w:szCs w:val="32"/>
        </w:rPr>
      </w:pPr>
      <w:r w:rsidRPr="005A1B74">
        <w:rPr>
          <w:rFonts w:ascii="Arial" w:hAnsi="Arial" w:cs="Arial"/>
          <w:b/>
          <w:sz w:val="32"/>
          <w:szCs w:val="32"/>
        </w:rPr>
        <w:t xml:space="preserve">Breeding Bird Monitoring Protocol for the Heartland Inventory and Monitoring Network </w:t>
      </w:r>
    </w:p>
    <w:p w14:paraId="25282C2F" w14:textId="77777777" w:rsidR="00E604C7" w:rsidRPr="005A1B74" w:rsidRDefault="00E604C7" w:rsidP="00E604C7">
      <w:pPr>
        <w:jc w:val="center"/>
        <w:rPr>
          <w:rFonts w:ascii="Arial" w:hAnsi="Arial" w:cs="Arial"/>
          <w:b/>
          <w:sz w:val="32"/>
          <w:szCs w:val="32"/>
        </w:rPr>
      </w:pPr>
    </w:p>
    <w:p w14:paraId="1133CD83" w14:textId="77777777" w:rsidR="00E604C7" w:rsidRPr="00EE7EA4" w:rsidRDefault="00E604C7" w:rsidP="00E604C7">
      <w:pPr>
        <w:shd w:val="clear" w:color="auto" w:fill="E0E0E0"/>
        <w:jc w:val="center"/>
        <w:rPr>
          <w:rFonts w:ascii="Arial" w:hAnsi="Arial" w:cs="Arial"/>
          <w:b/>
        </w:rPr>
      </w:pPr>
      <w:bookmarkStart w:id="0" w:name="sop7"/>
      <w:bookmarkEnd w:id="0"/>
      <w:r w:rsidRPr="00EE7EA4">
        <w:rPr>
          <w:rFonts w:ascii="Arial" w:hAnsi="Arial" w:cs="Arial"/>
          <w:b/>
        </w:rPr>
        <w:t>Standard Operation Procedure 6: Data Management</w:t>
      </w:r>
    </w:p>
    <w:p w14:paraId="0B5FC42E" w14:textId="77777777" w:rsidR="00EE7EA4" w:rsidRPr="00EE7EA4" w:rsidRDefault="00EE7EA4" w:rsidP="00E604C7">
      <w:pPr>
        <w:jc w:val="center"/>
        <w:rPr>
          <w:rFonts w:ascii="Arial" w:hAnsi="Arial" w:cs="Arial"/>
          <w:b/>
        </w:rPr>
      </w:pPr>
    </w:p>
    <w:p w14:paraId="73F5C4EA" w14:textId="38EB7B81" w:rsidR="00E604C7" w:rsidRPr="00EE7EA4" w:rsidRDefault="00E604C7" w:rsidP="00E604C7">
      <w:pPr>
        <w:jc w:val="center"/>
        <w:rPr>
          <w:rFonts w:ascii="Arial" w:hAnsi="Arial" w:cs="Arial"/>
          <w:b/>
        </w:rPr>
      </w:pPr>
      <w:r w:rsidRPr="00EE7EA4">
        <w:rPr>
          <w:rFonts w:ascii="Arial" w:hAnsi="Arial" w:cs="Arial"/>
          <w:b/>
        </w:rPr>
        <w:t xml:space="preserve">Version </w:t>
      </w:r>
      <w:r w:rsidR="003E4715">
        <w:rPr>
          <w:rFonts w:ascii="Arial" w:hAnsi="Arial" w:cs="Arial"/>
          <w:b/>
        </w:rPr>
        <w:t>4</w:t>
      </w:r>
      <w:r w:rsidRPr="00EE7EA4">
        <w:rPr>
          <w:rFonts w:ascii="Arial" w:hAnsi="Arial" w:cs="Arial"/>
          <w:b/>
        </w:rPr>
        <w:t>.00 (</w:t>
      </w:r>
      <w:r w:rsidR="003E4715">
        <w:rPr>
          <w:rFonts w:ascii="Arial" w:hAnsi="Arial" w:cs="Arial"/>
          <w:b/>
        </w:rPr>
        <w:t>xx/xx/2022</w:t>
      </w:r>
      <w:r w:rsidRPr="00EE7EA4">
        <w:rPr>
          <w:rFonts w:ascii="Arial" w:hAnsi="Arial" w:cs="Arial"/>
          <w:b/>
        </w:rPr>
        <w:t>)</w:t>
      </w:r>
    </w:p>
    <w:p w14:paraId="36904BA8" w14:textId="77777777" w:rsidR="00E604C7" w:rsidRPr="00E84D90" w:rsidRDefault="00E604C7" w:rsidP="00E604C7">
      <w:pPr>
        <w:rPr>
          <w:b/>
        </w:rPr>
      </w:pPr>
    </w:p>
    <w:p w14:paraId="58B32F3E" w14:textId="77777777" w:rsidR="00E604C7" w:rsidRPr="00E84D90" w:rsidRDefault="00E604C7" w:rsidP="00E604C7">
      <w:pPr>
        <w:rPr>
          <w:b/>
        </w:rPr>
      </w:pPr>
      <w:r w:rsidRPr="00E84D90">
        <w:rPr>
          <w:b/>
        </w:rPr>
        <w:t>Revision History Log:</w:t>
      </w:r>
    </w:p>
    <w:tbl>
      <w:tblPr>
        <w:tblW w:w="94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3"/>
        <w:gridCol w:w="1183"/>
        <w:gridCol w:w="1224"/>
        <w:gridCol w:w="2278"/>
        <w:gridCol w:w="1806"/>
        <w:gridCol w:w="1807"/>
      </w:tblGrid>
      <w:tr w:rsidR="00E604C7" w:rsidRPr="00E84D90" w14:paraId="13DA722A" w14:textId="77777777" w:rsidTr="00622460">
        <w:trPr>
          <w:trHeight w:val="567"/>
        </w:trPr>
        <w:tc>
          <w:tcPr>
            <w:tcW w:w="1183" w:type="dxa"/>
          </w:tcPr>
          <w:p w14:paraId="6D2834BD" w14:textId="77777777" w:rsidR="00E604C7" w:rsidRPr="00124CED" w:rsidRDefault="00E604C7" w:rsidP="00622460">
            <w:pPr>
              <w:rPr>
                <w:rFonts w:ascii="Arial" w:hAnsi="Arial" w:cs="Arial"/>
                <w:sz w:val="20"/>
                <w:szCs w:val="20"/>
              </w:rPr>
            </w:pPr>
            <w:r w:rsidRPr="00124CED">
              <w:rPr>
                <w:rFonts w:ascii="Arial" w:hAnsi="Arial" w:cs="Arial"/>
                <w:sz w:val="20"/>
                <w:szCs w:val="20"/>
              </w:rPr>
              <w:t>Previous Version #</w:t>
            </w:r>
          </w:p>
        </w:tc>
        <w:tc>
          <w:tcPr>
            <w:tcW w:w="1183" w:type="dxa"/>
          </w:tcPr>
          <w:p w14:paraId="3A7C20FC" w14:textId="77777777" w:rsidR="00E604C7" w:rsidRPr="00124CED" w:rsidRDefault="00E604C7" w:rsidP="00622460">
            <w:pPr>
              <w:rPr>
                <w:rFonts w:ascii="Arial" w:hAnsi="Arial" w:cs="Arial"/>
                <w:sz w:val="20"/>
                <w:szCs w:val="20"/>
              </w:rPr>
            </w:pPr>
            <w:r w:rsidRPr="00124CED">
              <w:rPr>
                <w:rFonts w:ascii="Arial" w:hAnsi="Arial" w:cs="Arial"/>
                <w:sz w:val="20"/>
                <w:szCs w:val="20"/>
              </w:rPr>
              <w:t>Revision Date</w:t>
            </w:r>
          </w:p>
        </w:tc>
        <w:tc>
          <w:tcPr>
            <w:tcW w:w="1224" w:type="dxa"/>
          </w:tcPr>
          <w:p w14:paraId="470A33CC" w14:textId="77777777" w:rsidR="00E604C7" w:rsidRPr="00124CED" w:rsidRDefault="00E604C7" w:rsidP="00622460">
            <w:pPr>
              <w:rPr>
                <w:rFonts w:ascii="Arial" w:hAnsi="Arial" w:cs="Arial"/>
                <w:sz w:val="20"/>
                <w:szCs w:val="20"/>
              </w:rPr>
            </w:pPr>
            <w:r w:rsidRPr="00124CED">
              <w:rPr>
                <w:rFonts w:ascii="Arial" w:hAnsi="Arial" w:cs="Arial"/>
                <w:sz w:val="20"/>
                <w:szCs w:val="20"/>
              </w:rPr>
              <w:t>Author</w:t>
            </w:r>
          </w:p>
        </w:tc>
        <w:tc>
          <w:tcPr>
            <w:tcW w:w="2278" w:type="dxa"/>
          </w:tcPr>
          <w:p w14:paraId="6D71E130" w14:textId="77777777" w:rsidR="00E604C7" w:rsidRPr="00124CED" w:rsidRDefault="00E604C7" w:rsidP="00622460">
            <w:pPr>
              <w:rPr>
                <w:rFonts w:ascii="Arial" w:hAnsi="Arial" w:cs="Arial"/>
                <w:sz w:val="20"/>
                <w:szCs w:val="20"/>
              </w:rPr>
            </w:pPr>
            <w:r w:rsidRPr="00124CED">
              <w:rPr>
                <w:rFonts w:ascii="Arial" w:hAnsi="Arial" w:cs="Arial"/>
                <w:sz w:val="20"/>
                <w:szCs w:val="20"/>
              </w:rPr>
              <w:t>Changes Made</w:t>
            </w:r>
          </w:p>
        </w:tc>
        <w:tc>
          <w:tcPr>
            <w:tcW w:w="1806" w:type="dxa"/>
          </w:tcPr>
          <w:p w14:paraId="44D8E499" w14:textId="77777777" w:rsidR="00E604C7" w:rsidRPr="00124CED" w:rsidRDefault="00E604C7" w:rsidP="00622460">
            <w:pPr>
              <w:rPr>
                <w:rFonts w:ascii="Arial" w:hAnsi="Arial" w:cs="Arial"/>
                <w:sz w:val="20"/>
                <w:szCs w:val="20"/>
              </w:rPr>
            </w:pPr>
            <w:r w:rsidRPr="00124CED">
              <w:rPr>
                <w:rFonts w:ascii="Arial" w:hAnsi="Arial" w:cs="Arial"/>
                <w:sz w:val="20"/>
                <w:szCs w:val="20"/>
              </w:rPr>
              <w:t>Reason for Change</w:t>
            </w:r>
          </w:p>
        </w:tc>
        <w:tc>
          <w:tcPr>
            <w:tcW w:w="1807" w:type="dxa"/>
          </w:tcPr>
          <w:p w14:paraId="4FC6ACA7" w14:textId="77777777" w:rsidR="00E604C7" w:rsidRPr="00124CED" w:rsidRDefault="00E604C7" w:rsidP="00622460">
            <w:pPr>
              <w:rPr>
                <w:rFonts w:ascii="Arial" w:hAnsi="Arial" w:cs="Arial"/>
                <w:sz w:val="20"/>
                <w:szCs w:val="20"/>
              </w:rPr>
            </w:pPr>
            <w:r w:rsidRPr="00124CED">
              <w:rPr>
                <w:rFonts w:ascii="Arial" w:hAnsi="Arial" w:cs="Arial"/>
                <w:sz w:val="20"/>
                <w:szCs w:val="20"/>
              </w:rPr>
              <w:t>New Version #</w:t>
            </w:r>
          </w:p>
        </w:tc>
      </w:tr>
      <w:tr w:rsidR="00E604C7" w:rsidRPr="00E84D90" w14:paraId="2D1818D9" w14:textId="77777777" w:rsidTr="00622460">
        <w:trPr>
          <w:trHeight w:val="283"/>
        </w:trPr>
        <w:tc>
          <w:tcPr>
            <w:tcW w:w="1183" w:type="dxa"/>
          </w:tcPr>
          <w:p w14:paraId="3E5A7386" w14:textId="77777777" w:rsidR="00E604C7" w:rsidRPr="00124CED" w:rsidRDefault="00E604C7" w:rsidP="00622460">
            <w:pPr>
              <w:spacing w:line="276" w:lineRule="auto"/>
              <w:rPr>
                <w:rFonts w:ascii="Arial" w:hAnsi="Arial" w:cs="Arial"/>
                <w:sz w:val="20"/>
                <w:szCs w:val="20"/>
              </w:rPr>
            </w:pPr>
            <w:r w:rsidRPr="00124CED">
              <w:rPr>
                <w:rFonts w:ascii="Arial" w:hAnsi="Arial" w:cs="Arial"/>
                <w:sz w:val="20"/>
                <w:szCs w:val="20"/>
              </w:rPr>
              <w:t>1.01</w:t>
            </w:r>
          </w:p>
        </w:tc>
        <w:tc>
          <w:tcPr>
            <w:tcW w:w="1183" w:type="dxa"/>
          </w:tcPr>
          <w:p w14:paraId="2F0EB359" w14:textId="77777777" w:rsidR="00E604C7" w:rsidRPr="00124CED" w:rsidRDefault="00E604C7" w:rsidP="00622460">
            <w:pPr>
              <w:spacing w:line="276" w:lineRule="auto"/>
              <w:rPr>
                <w:rFonts w:ascii="Arial" w:hAnsi="Arial" w:cs="Arial"/>
                <w:sz w:val="20"/>
                <w:szCs w:val="20"/>
              </w:rPr>
            </w:pPr>
            <w:r w:rsidRPr="00124CED">
              <w:rPr>
                <w:rFonts w:ascii="Arial" w:hAnsi="Arial" w:cs="Arial"/>
                <w:sz w:val="20"/>
                <w:szCs w:val="20"/>
              </w:rPr>
              <w:t>May 2008</w:t>
            </w:r>
          </w:p>
        </w:tc>
        <w:tc>
          <w:tcPr>
            <w:tcW w:w="1224" w:type="dxa"/>
          </w:tcPr>
          <w:p w14:paraId="620324BD" w14:textId="77777777" w:rsidR="00E604C7" w:rsidRPr="00124CED" w:rsidRDefault="00E604C7" w:rsidP="00622460">
            <w:pPr>
              <w:spacing w:line="276" w:lineRule="auto"/>
              <w:rPr>
                <w:rFonts w:ascii="Arial" w:hAnsi="Arial" w:cs="Arial"/>
                <w:sz w:val="20"/>
                <w:szCs w:val="20"/>
              </w:rPr>
            </w:pPr>
            <w:r w:rsidRPr="00124CED">
              <w:rPr>
                <w:rFonts w:ascii="Arial" w:hAnsi="Arial" w:cs="Arial"/>
                <w:sz w:val="20"/>
                <w:szCs w:val="20"/>
              </w:rPr>
              <w:t xml:space="preserve">D.G. </w:t>
            </w:r>
            <w:proofErr w:type="spellStart"/>
            <w:r w:rsidRPr="00124CED">
              <w:rPr>
                <w:rFonts w:ascii="Arial" w:hAnsi="Arial" w:cs="Arial"/>
                <w:sz w:val="20"/>
                <w:szCs w:val="20"/>
              </w:rPr>
              <w:t>Peitz</w:t>
            </w:r>
            <w:proofErr w:type="spellEnd"/>
          </w:p>
        </w:tc>
        <w:tc>
          <w:tcPr>
            <w:tcW w:w="2278" w:type="dxa"/>
          </w:tcPr>
          <w:p w14:paraId="2DA54479" w14:textId="77777777" w:rsidR="00E604C7" w:rsidRPr="00124CED" w:rsidRDefault="00E604C7" w:rsidP="00622460">
            <w:pPr>
              <w:spacing w:line="276" w:lineRule="auto"/>
              <w:rPr>
                <w:rFonts w:ascii="Arial" w:hAnsi="Arial" w:cs="Arial"/>
                <w:sz w:val="20"/>
                <w:szCs w:val="20"/>
              </w:rPr>
            </w:pPr>
            <w:r w:rsidRPr="00124CED">
              <w:rPr>
                <w:rFonts w:ascii="Arial" w:hAnsi="Arial" w:cs="Arial"/>
                <w:sz w:val="20"/>
                <w:szCs w:val="20"/>
              </w:rPr>
              <w:t>Entire document</w:t>
            </w:r>
          </w:p>
        </w:tc>
        <w:tc>
          <w:tcPr>
            <w:tcW w:w="1806" w:type="dxa"/>
          </w:tcPr>
          <w:p w14:paraId="38409952" w14:textId="77777777" w:rsidR="00E604C7" w:rsidRPr="00124CED" w:rsidRDefault="00E604C7" w:rsidP="00622460">
            <w:pPr>
              <w:spacing w:line="276" w:lineRule="auto"/>
              <w:rPr>
                <w:rFonts w:ascii="Arial" w:hAnsi="Arial" w:cs="Arial"/>
                <w:sz w:val="20"/>
                <w:szCs w:val="20"/>
              </w:rPr>
            </w:pPr>
            <w:r w:rsidRPr="00124CED">
              <w:rPr>
                <w:rFonts w:ascii="Arial" w:hAnsi="Arial" w:cs="Arial"/>
                <w:sz w:val="20"/>
                <w:szCs w:val="20"/>
              </w:rPr>
              <w:t xml:space="preserve">Edited to reflect that bird monitoring has been expanded to ten additional network parks </w:t>
            </w:r>
          </w:p>
        </w:tc>
        <w:tc>
          <w:tcPr>
            <w:tcW w:w="1807" w:type="dxa"/>
          </w:tcPr>
          <w:p w14:paraId="21469D95" w14:textId="77777777" w:rsidR="00E604C7" w:rsidRPr="00124CED" w:rsidRDefault="00E604C7" w:rsidP="00622460">
            <w:pPr>
              <w:spacing w:line="276" w:lineRule="auto"/>
              <w:rPr>
                <w:rFonts w:ascii="Arial" w:hAnsi="Arial" w:cs="Arial"/>
                <w:sz w:val="20"/>
                <w:szCs w:val="20"/>
              </w:rPr>
            </w:pPr>
            <w:r w:rsidRPr="00124CED">
              <w:rPr>
                <w:rFonts w:ascii="Arial" w:hAnsi="Arial" w:cs="Arial"/>
                <w:sz w:val="20"/>
                <w:szCs w:val="20"/>
              </w:rPr>
              <w:t>2.00</w:t>
            </w:r>
          </w:p>
        </w:tc>
      </w:tr>
      <w:tr w:rsidR="00E604C7" w:rsidRPr="00E84D90" w14:paraId="1AFDBBAB" w14:textId="77777777" w:rsidTr="00622460">
        <w:trPr>
          <w:trHeight w:val="283"/>
        </w:trPr>
        <w:tc>
          <w:tcPr>
            <w:tcW w:w="1183" w:type="dxa"/>
          </w:tcPr>
          <w:p w14:paraId="107E0DC2" w14:textId="77777777" w:rsidR="00E604C7" w:rsidRPr="00124CED" w:rsidRDefault="00E604C7" w:rsidP="00622460">
            <w:pPr>
              <w:spacing w:line="276" w:lineRule="auto"/>
              <w:rPr>
                <w:rFonts w:ascii="Arial" w:hAnsi="Arial" w:cs="Arial"/>
                <w:sz w:val="20"/>
                <w:szCs w:val="20"/>
              </w:rPr>
            </w:pPr>
            <w:r w:rsidRPr="00124CED">
              <w:rPr>
                <w:rFonts w:ascii="Arial" w:hAnsi="Arial" w:cs="Arial"/>
                <w:sz w:val="20"/>
                <w:szCs w:val="20"/>
              </w:rPr>
              <w:t>2.00</w:t>
            </w:r>
          </w:p>
        </w:tc>
        <w:tc>
          <w:tcPr>
            <w:tcW w:w="1183" w:type="dxa"/>
          </w:tcPr>
          <w:p w14:paraId="4EE2858C" w14:textId="77777777" w:rsidR="00E604C7" w:rsidRPr="00124CED" w:rsidRDefault="00E604C7" w:rsidP="007260B5">
            <w:pPr>
              <w:spacing w:line="276" w:lineRule="auto"/>
              <w:rPr>
                <w:rFonts w:ascii="Arial" w:hAnsi="Arial" w:cs="Arial"/>
                <w:sz w:val="20"/>
                <w:szCs w:val="20"/>
              </w:rPr>
            </w:pPr>
            <w:r w:rsidRPr="00124CED">
              <w:rPr>
                <w:rFonts w:ascii="Arial" w:hAnsi="Arial" w:cs="Arial"/>
                <w:sz w:val="20"/>
                <w:szCs w:val="20"/>
              </w:rPr>
              <w:t>May 201</w:t>
            </w:r>
            <w:r w:rsidR="007260B5" w:rsidRPr="00124CED">
              <w:rPr>
                <w:rFonts w:ascii="Arial" w:hAnsi="Arial" w:cs="Arial"/>
                <w:sz w:val="20"/>
                <w:szCs w:val="20"/>
              </w:rPr>
              <w:t>9</w:t>
            </w:r>
          </w:p>
        </w:tc>
        <w:tc>
          <w:tcPr>
            <w:tcW w:w="1224" w:type="dxa"/>
          </w:tcPr>
          <w:p w14:paraId="632A1CEE" w14:textId="77777777" w:rsidR="00E604C7" w:rsidRPr="00124CED" w:rsidRDefault="0072439F" w:rsidP="00622460">
            <w:pPr>
              <w:spacing w:line="276" w:lineRule="auto"/>
              <w:rPr>
                <w:rFonts w:ascii="Arial" w:hAnsi="Arial" w:cs="Arial"/>
                <w:sz w:val="20"/>
                <w:szCs w:val="20"/>
              </w:rPr>
            </w:pPr>
            <w:r w:rsidRPr="00124CED">
              <w:rPr>
                <w:rFonts w:ascii="Arial" w:hAnsi="Arial" w:cs="Arial"/>
                <w:sz w:val="20"/>
                <w:szCs w:val="20"/>
              </w:rPr>
              <w:t xml:space="preserve">D.G. </w:t>
            </w:r>
            <w:proofErr w:type="spellStart"/>
            <w:r w:rsidRPr="00124CED">
              <w:rPr>
                <w:rFonts w:ascii="Arial" w:hAnsi="Arial" w:cs="Arial"/>
                <w:sz w:val="20"/>
                <w:szCs w:val="20"/>
              </w:rPr>
              <w:t>Peitz</w:t>
            </w:r>
            <w:proofErr w:type="spellEnd"/>
          </w:p>
          <w:p w14:paraId="61A4C4D4" w14:textId="77777777" w:rsidR="0072439F" w:rsidRPr="00124CED" w:rsidRDefault="0072439F" w:rsidP="00622460">
            <w:pPr>
              <w:spacing w:line="276" w:lineRule="auto"/>
              <w:rPr>
                <w:rFonts w:ascii="Arial" w:hAnsi="Arial" w:cs="Arial"/>
                <w:sz w:val="20"/>
                <w:szCs w:val="20"/>
              </w:rPr>
            </w:pPr>
            <w:r w:rsidRPr="00124CED">
              <w:rPr>
                <w:rFonts w:ascii="Arial" w:hAnsi="Arial" w:cs="Arial"/>
                <w:sz w:val="20"/>
                <w:szCs w:val="20"/>
              </w:rPr>
              <w:t xml:space="preserve">G. </w:t>
            </w:r>
            <w:r w:rsidR="00030C30" w:rsidRPr="00124CED">
              <w:rPr>
                <w:rFonts w:ascii="Arial" w:hAnsi="Arial" w:cs="Arial"/>
                <w:sz w:val="20"/>
                <w:szCs w:val="20"/>
              </w:rPr>
              <w:t xml:space="preserve">A. </w:t>
            </w:r>
            <w:r w:rsidRPr="00124CED">
              <w:rPr>
                <w:rFonts w:ascii="Arial" w:hAnsi="Arial" w:cs="Arial"/>
                <w:sz w:val="20"/>
                <w:szCs w:val="20"/>
              </w:rPr>
              <w:t>Rowell</w:t>
            </w:r>
          </w:p>
        </w:tc>
        <w:tc>
          <w:tcPr>
            <w:tcW w:w="2278" w:type="dxa"/>
          </w:tcPr>
          <w:p w14:paraId="091FE836" w14:textId="15221288" w:rsidR="00E604C7" w:rsidRPr="00124CED" w:rsidRDefault="00E559AD" w:rsidP="00622460">
            <w:pPr>
              <w:spacing w:line="276" w:lineRule="auto"/>
              <w:rPr>
                <w:rFonts w:ascii="Arial" w:hAnsi="Arial" w:cs="Arial"/>
                <w:sz w:val="20"/>
                <w:szCs w:val="20"/>
              </w:rPr>
            </w:pPr>
            <w:r>
              <w:rPr>
                <w:rFonts w:ascii="Arial" w:hAnsi="Arial" w:cs="Arial"/>
                <w:sz w:val="20"/>
                <w:szCs w:val="20"/>
              </w:rPr>
              <w:t>Edited to clarify c</w:t>
            </w:r>
            <w:r w:rsidR="0072439F" w:rsidRPr="00124CED">
              <w:rPr>
                <w:rFonts w:ascii="Arial" w:hAnsi="Arial" w:cs="Arial"/>
                <w:sz w:val="20"/>
                <w:szCs w:val="20"/>
              </w:rPr>
              <w:t xml:space="preserve">onversion </w:t>
            </w:r>
            <w:r>
              <w:rPr>
                <w:rFonts w:ascii="Arial" w:hAnsi="Arial" w:cs="Arial"/>
                <w:sz w:val="20"/>
                <w:szCs w:val="20"/>
              </w:rPr>
              <w:t xml:space="preserve">of our database </w:t>
            </w:r>
            <w:r w:rsidR="0072439F" w:rsidRPr="00124CED">
              <w:rPr>
                <w:rFonts w:ascii="Arial" w:hAnsi="Arial" w:cs="Arial"/>
                <w:sz w:val="20"/>
                <w:szCs w:val="20"/>
              </w:rPr>
              <w:t xml:space="preserve">to SQL Server; </w:t>
            </w:r>
            <w:r w:rsidR="00E604C7" w:rsidRPr="00124CED">
              <w:rPr>
                <w:rFonts w:ascii="Arial" w:hAnsi="Arial" w:cs="Arial"/>
                <w:sz w:val="20"/>
                <w:szCs w:val="20"/>
              </w:rPr>
              <w:t xml:space="preserve">Updated throughout to NRR format. </w:t>
            </w:r>
          </w:p>
        </w:tc>
        <w:tc>
          <w:tcPr>
            <w:tcW w:w="1806" w:type="dxa"/>
          </w:tcPr>
          <w:p w14:paraId="281C2860" w14:textId="32F7A2EE" w:rsidR="00E604C7" w:rsidRPr="00355EB6" w:rsidRDefault="00355EB6" w:rsidP="00622460">
            <w:pPr>
              <w:spacing w:line="276" w:lineRule="auto"/>
              <w:rPr>
                <w:rFonts w:ascii="Arial" w:hAnsi="Arial" w:cs="Arial"/>
                <w:sz w:val="20"/>
                <w:szCs w:val="20"/>
              </w:rPr>
            </w:pPr>
            <w:r w:rsidRPr="00355EB6">
              <w:rPr>
                <w:rFonts w:ascii="Arial" w:hAnsi="Arial" w:cs="Arial"/>
                <w:sz w:val="20"/>
                <w:szCs w:val="20"/>
              </w:rPr>
              <w:t>Updates reflect the conversion of the bird database from Access to an online SQL database</w:t>
            </w:r>
            <w:r w:rsidR="00E559AD" w:rsidRPr="00355EB6">
              <w:rPr>
                <w:rFonts w:ascii="Arial" w:hAnsi="Arial" w:cs="Arial"/>
                <w:sz w:val="20"/>
                <w:szCs w:val="20"/>
              </w:rPr>
              <w:t xml:space="preserve">. </w:t>
            </w:r>
            <w:r w:rsidR="00E604C7" w:rsidRPr="00355EB6">
              <w:rPr>
                <w:rFonts w:ascii="Arial" w:hAnsi="Arial" w:cs="Arial"/>
                <w:sz w:val="20"/>
                <w:szCs w:val="20"/>
              </w:rPr>
              <w:t xml:space="preserve">Made SOP NRSS compliant. </w:t>
            </w:r>
          </w:p>
        </w:tc>
        <w:tc>
          <w:tcPr>
            <w:tcW w:w="1807" w:type="dxa"/>
          </w:tcPr>
          <w:p w14:paraId="5B45ACA9" w14:textId="77777777" w:rsidR="00E604C7" w:rsidRPr="00124CED" w:rsidRDefault="00E604C7" w:rsidP="00622460">
            <w:pPr>
              <w:spacing w:line="276" w:lineRule="auto"/>
              <w:rPr>
                <w:rFonts w:ascii="Arial" w:hAnsi="Arial" w:cs="Arial"/>
                <w:sz w:val="20"/>
                <w:szCs w:val="20"/>
              </w:rPr>
            </w:pPr>
            <w:r w:rsidRPr="00124CED">
              <w:rPr>
                <w:rFonts w:ascii="Arial" w:hAnsi="Arial" w:cs="Arial"/>
                <w:sz w:val="20"/>
                <w:szCs w:val="20"/>
              </w:rPr>
              <w:t>3.00</w:t>
            </w:r>
          </w:p>
        </w:tc>
      </w:tr>
      <w:tr w:rsidR="00E604C7" w:rsidRPr="00E84D90" w14:paraId="34C36A92" w14:textId="77777777" w:rsidTr="00622460">
        <w:trPr>
          <w:trHeight w:val="283"/>
        </w:trPr>
        <w:tc>
          <w:tcPr>
            <w:tcW w:w="1183" w:type="dxa"/>
          </w:tcPr>
          <w:p w14:paraId="131554A8" w14:textId="580FF592" w:rsidR="00E604C7" w:rsidRPr="00124CED" w:rsidRDefault="00BB4B50" w:rsidP="00622460">
            <w:pPr>
              <w:rPr>
                <w:rFonts w:ascii="Arial" w:hAnsi="Arial" w:cs="Arial"/>
                <w:sz w:val="20"/>
                <w:szCs w:val="20"/>
              </w:rPr>
            </w:pPr>
            <w:r>
              <w:rPr>
                <w:rFonts w:ascii="Arial" w:hAnsi="Arial" w:cs="Arial"/>
                <w:sz w:val="20"/>
                <w:szCs w:val="20"/>
              </w:rPr>
              <w:t>3.00</w:t>
            </w:r>
          </w:p>
        </w:tc>
        <w:tc>
          <w:tcPr>
            <w:tcW w:w="1183" w:type="dxa"/>
          </w:tcPr>
          <w:p w14:paraId="345D7A16" w14:textId="17FACECE" w:rsidR="00E604C7" w:rsidRPr="00124CED" w:rsidRDefault="003E4715" w:rsidP="00622460">
            <w:pPr>
              <w:rPr>
                <w:rFonts w:ascii="Arial" w:hAnsi="Arial" w:cs="Arial"/>
                <w:sz w:val="20"/>
                <w:szCs w:val="20"/>
              </w:rPr>
            </w:pPr>
            <w:r>
              <w:rPr>
                <w:rFonts w:ascii="Arial" w:hAnsi="Arial" w:cs="Arial"/>
                <w:sz w:val="20"/>
                <w:szCs w:val="20"/>
              </w:rPr>
              <w:t>August 2022</w:t>
            </w:r>
          </w:p>
        </w:tc>
        <w:tc>
          <w:tcPr>
            <w:tcW w:w="1224" w:type="dxa"/>
          </w:tcPr>
          <w:p w14:paraId="01217BA8" w14:textId="78664E40" w:rsidR="00E604C7" w:rsidRPr="00124CED" w:rsidRDefault="00BB4B50" w:rsidP="00622460">
            <w:pPr>
              <w:rPr>
                <w:rFonts w:ascii="Arial" w:hAnsi="Arial" w:cs="Arial"/>
                <w:sz w:val="20"/>
                <w:szCs w:val="20"/>
              </w:rPr>
            </w:pPr>
            <w:r>
              <w:rPr>
                <w:rFonts w:ascii="Arial" w:hAnsi="Arial" w:cs="Arial"/>
                <w:sz w:val="20"/>
                <w:szCs w:val="20"/>
              </w:rPr>
              <w:t>G. A. Rowell</w:t>
            </w:r>
            <w:r w:rsidR="008D402E">
              <w:rPr>
                <w:rFonts w:ascii="Arial" w:hAnsi="Arial" w:cs="Arial"/>
                <w:sz w:val="20"/>
                <w:szCs w:val="20"/>
              </w:rPr>
              <w:t>,</w:t>
            </w:r>
            <w:r w:rsidR="005F5734">
              <w:rPr>
                <w:rFonts w:ascii="Arial" w:hAnsi="Arial" w:cs="Arial"/>
                <w:sz w:val="20"/>
                <w:szCs w:val="20"/>
              </w:rPr>
              <w:t xml:space="preserve"> D. G. </w:t>
            </w:r>
            <w:proofErr w:type="spellStart"/>
            <w:r w:rsidR="005F5734">
              <w:rPr>
                <w:rFonts w:ascii="Arial" w:hAnsi="Arial" w:cs="Arial"/>
                <w:sz w:val="20"/>
                <w:szCs w:val="20"/>
              </w:rPr>
              <w:t>Peitz</w:t>
            </w:r>
            <w:proofErr w:type="spellEnd"/>
          </w:p>
        </w:tc>
        <w:tc>
          <w:tcPr>
            <w:tcW w:w="2278" w:type="dxa"/>
          </w:tcPr>
          <w:p w14:paraId="7C919174" w14:textId="5888BD62" w:rsidR="00E604C7" w:rsidRPr="00124CED" w:rsidRDefault="003E4715" w:rsidP="00622460">
            <w:pPr>
              <w:rPr>
                <w:rFonts w:ascii="Arial" w:hAnsi="Arial" w:cs="Arial"/>
                <w:sz w:val="20"/>
                <w:szCs w:val="20"/>
              </w:rPr>
            </w:pPr>
            <w:r>
              <w:rPr>
                <w:rFonts w:ascii="Arial" w:hAnsi="Arial" w:cs="Arial"/>
                <w:sz w:val="20"/>
                <w:szCs w:val="20"/>
              </w:rPr>
              <w:t>New HTLN Breeding Bird</w:t>
            </w:r>
            <w:r w:rsidR="00BB4B50">
              <w:rPr>
                <w:rFonts w:ascii="Arial" w:hAnsi="Arial" w:cs="Arial"/>
                <w:sz w:val="20"/>
                <w:szCs w:val="20"/>
              </w:rPr>
              <w:t xml:space="preserve"> IRMA application</w:t>
            </w:r>
          </w:p>
        </w:tc>
        <w:tc>
          <w:tcPr>
            <w:tcW w:w="1806" w:type="dxa"/>
          </w:tcPr>
          <w:p w14:paraId="7785FC89" w14:textId="2BA8F29A" w:rsidR="00E604C7" w:rsidRPr="00124CED" w:rsidRDefault="00BB4B50" w:rsidP="00622460">
            <w:pPr>
              <w:rPr>
                <w:rFonts w:ascii="Arial" w:hAnsi="Arial" w:cs="Arial"/>
                <w:sz w:val="20"/>
                <w:szCs w:val="20"/>
              </w:rPr>
            </w:pPr>
            <w:r>
              <w:rPr>
                <w:rFonts w:ascii="Arial" w:hAnsi="Arial" w:cs="Arial"/>
                <w:sz w:val="20"/>
                <w:szCs w:val="20"/>
              </w:rPr>
              <w:t xml:space="preserve">App migration to IRMA. </w:t>
            </w:r>
          </w:p>
        </w:tc>
        <w:tc>
          <w:tcPr>
            <w:tcW w:w="1807" w:type="dxa"/>
          </w:tcPr>
          <w:p w14:paraId="6A3600A3" w14:textId="10D646C0" w:rsidR="00E604C7" w:rsidRPr="00124CED" w:rsidRDefault="003E4715" w:rsidP="00622460">
            <w:pPr>
              <w:rPr>
                <w:rFonts w:ascii="Arial" w:hAnsi="Arial" w:cs="Arial"/>
                <w:sz w:val="20"/>
                <w:szCs w:val="20"/>
              </w:rPr>
            </w:pPr>
            <w:r>
              <w:rPr>
                <w:rFonts w:ascii="Arial" w:hAnsi="Arial" w:cs="Arial"/>
                <w:sz w:val="20"/>
                <w:szCs w:val="20"/>
              </w:rPr>
              <w:t>4.0</w:t>
            </w:r>
          </w:p>
        </w:tc>
      </w:tr>
      <w:tr w:rsidR="00E604C7" w:rsidRPr="00E84D90" w14:paraId="30E8811B" w14:textId="77777777" w:rsidTr="00622460">
        <w:trPr>
          <w:trHeight w:val="283"/>
        </w:trPr>
        <w:tc>
          <w:tcPr>
            <w:tcW w:w="1183" w:type="dxa"/>
          </w:tcPr>
          <w:p w14:paraId="47DC3875" w14:textId="77777777" w:rsidR="00E604C7" w:rsidRPr="00124CED" w:rsidRDefault="00E604C7" w:rsidP="00622460">
            <w:pPr>
              <w:rPr>
                <w:rFonts w:ascii="Arial" w:hAnsi="Arial" w:cs="Arial"/>
                <w:sz w:val="20"/>
                <w:szCs w:val="20"/>
              </w:rPr>
            </w:pPr>
          </w:p>
        </w:tc>
        <w:tc>
          <w:tcPr>
            <w:tcW w:w="1183" w:type="dxa"/>
          </w:tcPr>
          <w:p w14:paraId="666EBD0A" w14:textId="77777777" w:rsidR="00E604C7" w:rsidRPr="00124CED" w:rsidRDefault="00E604C7" w:rsidP="00622460">
            <w:pPr>
              <w:rPr>
                <w:rFonts w:ascii="Arial" w:hAnsi="Arial" w:cs="Arial"/>
                <w:sz w:val="20"/>
                <w:szCs w:val="20"/>
              </w:rPr>
            </w:pPr>
          </w:p>
        </w:tc>
        <w:tc>
          <w:tcPr>
            <w:tcW w:w="1224" w:type="dxa"/>
          </w:tcPr>
          <w:p w14:paraId="41570EFC" w14:textId="77777777" w:rsidR="00E604C7" w:rsidRPr="00124CED" w:rsidRDefault="00E604C7" w:rsidP="00622460">
            <w:pPr>
              <w:rPr>
                <w:rFonts w:ascii="Arial" w:hAnsi="Arial" w:cs="Arial"/>
                <w:sz w:val="20"/>
                <w:szCs w:val="20"/>
              </w:rPr>
            </w:pPr>
          </w:p>
        </w:tc>
        <w:tc>
          <w:tcPr>
            <w:tcW w:w="2278" w:type="dxa"/>
          </w:tcPr>
          <w:p w14:paraId="43E6B808" w14:textId="77777777" w:rsidR="00E604C7" w:rsidRPr="00124CED" w:rsidRDefault="00E604C7" w:rsidP="00622460">
            <w:pPr>
              <w:rPr>
                <w:rFonts w:ascii="Arial" w:hAnsi="Arial" w:cs="Arial"/>
                <w:sz w:val="20"/>
                <w:szCs w:val="20"/>
              </w:rPr>
            </w:pPr>
          </w:p>
        </w:tc>
        <w:tc>
          <w:tcPr>
            <w:tcW w:w="1806" w:type="dxa"/>
          </w:tcPr>
          <w:p w14:paraId="052EE69F" w14:textId="77777777" w:rsidR="00E604C7" w:rsidRPr="00124CED" w:rsidRDefault="00E604C7" w:rsidP="00622460">
            <w:pPr>
              <w:rPr>
                <w:rFonts w:ascii="Arial" w:hAnsi="Arial" w:cs="Arial"/>
                <w:sz w:val="20"/>
                <w:szCs w:val="20"/>
              </w:rPr>
            </w:pPr>
          </w:p>
        </w:tc>
        <w:tc>
          <w:tcPr>
            <w:tcW w:w="1807" w:type="dxa"/>
          </w:tcPr>
          <w:p w14:paraId="735221D3" w14:textId="77777777" w:rsidR="00E604C7" w:rsidRPr="00124CED" w:rsidRDefault="00E604C7" w:rsidP="00622460">
            <w:pPr>
              <w:rPr>
                <w:rFonts w:ascii="Arial" w:hAnsi="Arial" w:cs="Arial"/>
                <w:sz w:val="20"/>
                <w:szCs w:val="20"/>
              </w:rPr>
            </w:pPr>
          </w:p>
        </w:tc>
      </w:tr>
      <w:tr w:rsidR="00E604C7" w:rsidRPr="00E84D90" w14:paraId="70A2B258" w14:textId="77777777" w:rsidTr="00622460">
        <w:trPr>
          <w:trHeight w:val="303"/>
        </w:trPr>
        <w:tc>
          <w:tcPr>
            <w:tcW w:w="1183" w:type="dxa"/>
          </w:tcPr>
          <w:p w14:paraId="62ADC08C" w14:textId="77777777" w:rsidR="00E604C7" w:rsidRPr="00124CED" w:rsidRDefault="00E604C7" w:rsidP="00622460">
            <w:pPr>
              <w:rPr>
                <w:rFonts w:ascii="Arial" w:hAnsi="Arial" w:cs="Arial"/>
                <w:sz w:val="20"/>
                <w:szCs w:val="20"/>
              </w:rPr>
            </w:pPr>
          </w:p>
        </w:tc>
        <w:tc>
          <w:tcPr>
            <w:tcW w:w="1183" w:type="dxa"/>
          </w:tcPr>
          <w:p w14:paraId="3EC0AF99" w14:textId="77777777" w:rsidR="00E604C7" w:rsidRPr="00124CED" w:rsidRDefault="00E604C7" w:rsidP="00622460">
            <w:pPr>
              <w:rPr>
                <w:rFonts w:ascii="Arial" w:hAnsi="Arial" w:cs="Arial"/>
                <w:sz w:val="20"/>
                <w:szCs w:val="20"/>
              </w:rPr>
            </w:pPr>
          </w:p>
        </w:tc>
        <w:tc>
          <w:tcPr>
            <w:tcW w:w="1224" w:type="dxa"/>
          </w:tcPr>
          <w:p w14:paraId="011D5A46" w14:textId="77777777" w:rsidR="00E604C7" w:rsidRPr="00124CED" w:rsidRDefault="00E604C7" w:rsidP="00622460">
            <w:pPr>
              <w:rPr>
                <w:rFonts w:ascii="Arial" w:hAnsi="Arial" w:cs="Arial"/>
                <w:sz w:val="20"/>
                <w:szCs w:val="20"/>
              </w:rPr>
            </w:pPr>
          </w:p>
        </w:tc>
        <w:tc>
          <w:tcPr>
            <w:tcW w:w="2278" w:type="dxa"/>
          </w:tcPr>
          <w:p w14:paraId="5E1CF32A" w14:textId="77777777" w:rsidR="00E604C7" w:rsidRPr="00124CED" w:rsidRDefault="00E604C7" w:rsidP="00622460">
            <w:pPr>
              <w:rPr>
                <w:rFonts w:ascii="Arial" w:hAnsi="Arial" w:cs="Arial"/>
                <w:sz w:val="20"/>
                <w:szCs w:val="20"/>
              </w:rPr>
            </w:pPr>
          </w:p>
        </w:tc>
        <w:tc>
          <w:tcPr>
            <w:tcW w:w="1806" w:type="dxa"/>
          </w:tcPr>
          <w:p w14:paraId="17A973E5" w14:textId="77777777" w:rsidR="00E604C7" w:rsidRPr="00124CED" w:rsidRDefault="00E604C7" w:rsidP="00622460">
            <w:pPr>
              <w:rPr>
                <w:rFonts w:ascii="Arial" w:hAnsi="Arial" w:cs="Arial"/>
                <w:sz w:val="20"/>
                <w:szCs w:val="20"/>
              </w:rPr>
            </w:pPr>
          </w:p>
        </w:tc>
        <w:tc>
          <w:tcPr>
            <w:tcW w:w="1807" w:type="dxa"/>
          </w:tcPr>
          <w:p w14:paraId="5ACFCAC4" w14:textId="77777777" w:rsidR="00E604C7" w:rsidRPr="00124CED" w:rsidRDefault="00E604C7" w:rsidP="00622460">
            <w:pPr>
              <w:rPr>
                <w:rFonts w:ascii="Arial" w:hAnsi="Arial" w:cs="Arial"/>
                <w:sz w:val="20"/>
                <w:szCs w:val="20"/>
              </w:rPr>
            </w:pPr>
          </w:p>
        </w:tc>
      </w:tr>
    </w:tbl>
    <w:p w14:paraId="2CA0BE73" w14:textId="77777777" w:rsidR="006E007E" w:rsidRPr="00F05A5F" w:rsidRDefault="00D87689" w:rsidP="00F05A5F">
      <w:pPr>
        <w:spacing w:before="120" w:after="200" w:line="276" w:lineRule="auto"/>
        <w:rPr>
          <w:sz w:val="23"/>
          <w:szCs w:val="23"/>
        </w:rPr>
      </w:pPr>
      <w:r w:rsidRPr="00F05A5F">
        <w:rPr>
          <w:sz w:val="23"/>
          <w:szCs w:val="23"/>
        </w:rPr>
        <w:t>This S</w:t>
      </w:r>
      <w:r w:rsidR="00EB5802">
        <w:rPr>
          <w:sz w:val="23"/>
          <w:szCs w:val="23"/>
        </w:rPr>
        <w:t xml:space="preserve">tandard </w:t>
      </w:r>
      <w:r w:rsidRPr="00F05A5F">
        <w:rPr>
          <w:sz w:val="23"/>
          <w:szCs w:val="23"/>
        </w:rPr>
        <w:t>O</w:t>
      </w:r>
      <w:r w:rsidR="00EB5802">
        <w:rPr>
          <w:sz w:val="23"/>
          <w:szCs w:val="23"/>
        </w:rPr>
        <w:t xml:space="preserve">perating </w:t>
      </w:r>
      <w:r w:rsidRPr="00F05A5F">
        <w:rPr>
          <w:sz w:val="23"/>
          <w:szCs w:val="23"/>
        </w:rPr>
        <w:t>P</w:t>
      </w:r>
      <w:r w:rsidR="00EB5802">
        <w:rPr>
          <w:sz w:val="23"/>
          <w:szCs w:val="23"/>
        </w:rPr>
        <w:t>rocedure</w:t>
      </w:r>
      <w:r w:rsidRPr="00F05A5F">
        <w:rPr>
          <w:sz w:val="23"/>
          <w:szCs w:val="23"/>
        </w:rPr>
        <w:t xml:space="preserve"> describes procedures for managing the Heartland Inventory and Monitoring </w:t>
      </w:r>
      <w:r w:rsidR="005F704F">
        <w:rPr>
          <w:sz w:val="23"/>
          <w:szCs w:val="23"/>
        </w:rPr>
        <w:t xml:space="preserve">Network </w:t>
      </w:r>
      <w:r w:rsidRPr="00F05A5F">
        <w:rPr>
          <w:sz w:val="23"/>
          <w:szCs w:val="23"/>
        </w:rPr>
        <w:t xml:space="preserve">database for </w:t>
      </w:r>
      <w:r w:rsidR="004A630E" w:rsidRPr="00F05A5F">
        <w:rPr>
          <w:sz w:val="23"/>
          <w:szCs w:val="23"/>
        </w:rPr>
        <w:t xml:space="preserve">breeding </w:t>
      </w:r>
      <w:r w:rsidRPr="00F05A5F">
        <w:rPr>
          <w:sz w:val="23"/>
          <w:szCs w:val="23"/>
        </w:rPr>
        <w:t>bird communities. Specifically, this document addresses procedures for data entry, verification, validation, export to outside syste</w:t>
      </w:r>
      <w:r w:rsidR="006E007E" w:rsidRPr="00F05A5F">
        <w:rPr>
          <w:sz w:val="23"/>
          <w:szCs w:val="23"/>
        </w:rPr>
        <w:t>ms, security</w:t>
      </w:r>
      <w:r w:rsidR="00EB5802">
        <w:rPr>
          <w:sz w:val="23"/>
          <w:szCs w:val="23"/>
        </w:rPr>
        <w:t>,</w:t>
      </w:r>
      <w:r w:rsidR="006E007E" w:rsidRPr="00F05A5F">
        <w:rPr>
          <w:sz w:val="23"/>
          <w:szCs w:val="23"/>
        </w:rPr>
        <w:t xml:space="preserve"> and availability.</w:t>
      </w:r>
    </w:p>
    <w:p w14:paraId="2DB70B95" w14:textId="77777777" w:rsidR="00585149" w:rsidRPr="00F05A5F" w:rsidRDefault="00585149" w:rsidP="00F05A5F">
      <w:pPr>
        <w:spacing w:after="200" w:line="276" w:lineRule="auto"/>
        <w:rPr>
          <w:rFonts w:ascii="Arial" w:hAnsi="Arial" w:cs="Arial"/>
          <w:b/>
        </w:rPr>
      </w:pPr>
      <w:r w:rsidRPr="00F05A5F">
        <w:rPr>
          <w:rFonts w:ascii="Arial" w:hAnsi="Arial" w:cs="Arial"/>
          <w:b/>
        </w:rPr>
        <w:t>Data Model</w:t>
      </w:r>
    </w:p>
    <w:p w14:paraId="624429BF" w14:textId="5B221745" w:rsidR="00585149" w:rsidRPr="00F05A5F" w:rsidRDefault="00585149" w:rsidP="00F05A5F">
      <w:pPr>
        <w:spacing w:after="200" w:line="276" w:lineRule="auto"/>
        <w:rPr>
          <w:sz w:val="23"/>
          <w:szCs w:val="23"/>
        </w:rPr>
      </w:pPr>
      <w:r w:rsidRPr="00F05A5F">
        <w:rPr>
          <w:sz w:val="23"/>
          <w:szCs w:val="23"/>
        </w:rPr>
        <w:t xml:space="preserve">The data object relationships in the </w:t>
      </w:r>
      <w:r w:rsidR="005F704F" w:rsidRPr="00F05A5F">
        <w:rPr>
          <w:sz w:val="23"/>
          <w:szCs w:val="23"/>
        </w:rPr>
        <w:t xml:space="preserve">Heartland Inventory and Monitoring </w:t>
      </w:r>
      <w:r w:rsidR="005F704F">
        <w:rPr>
          <w:sz w:val="23"/>
          <w:szCs w:val="23"/>
        </w:rPr>
        <w:t>Network</w:t>
      </w:r>
      <w:r w:rsidR="005F704F" w:rsidRPr="00F05A5F">
        <w:rPr>
          <w:sz w:val="23"/>
          <w:szCs w:val="23"/>
        </w:rPr>
        <w:t xml:space="preserve"> </w:t>
      </w:r>
      <w:proofErr w:type="spellStart"/>
      <w:r w:rsidRPr="00F05A5F">
        <w:rPr>
          <w:sz w:val="23"/>
          <w:szCs w:val="23"/>
        </w:rPr>
        <w:t>Landbird</w:t>
      </w:r>
      <w:proofErr w:type="spellEnd"/>
      <w:r w:rsidRPr="00F05A5F">
        <w:rPr>
          <w:sz w:val="23"/>
          <w:szCs w:val="23"/>
        </w:rPr>
        <w:t xml:space="preserve"> database </w:t>
      </w:r>
      <w:r w:rsidR="00BD49A6" w:rsidRPr="00F05A5F">
        <w:rPr>
          <w:sz w:val="23"/>
          <w:szCs w:val="23"/>
        </w:rPr>
        <w:t>are shown in Figure 6.1</w:t>
      </w:r>
      <w:r w:rsidRPr="00F05A5F">
        <w:rPr>
          <w:sz w:val="23"/>
          <w:szCs w:val="23"/>
        </w:rPr>
        <w:t xml:space="preserve">. The database is </w:t>
      </w:r>
      <w:r w:rsidR="00307C13">
        <w:rPr>
          <w:sz w:val="23"/>
          <w:szCs w:val="23"/>
        </w:rPr>
        <w:t xml:space="preserve">a </w:t>
      </w:r>
      <w:r w:rsidRPr="00F05A5F">
        <w:rPr>
          <w:sz w:val="23"/>
          <w:szCs w:val="23"/>
        </w:rPr>
        <w:t>p</w:t>
      </w:r>
      <w:r w:rsidR="00AD4D35">
        <w:rPr>
          <w:sz w:val="23"/>
          <w:szCs w:val="23"/>
        </w:rPr>
        <w:t>oint</w:t>
      </w:r>
      <w:r w:rsidRPr="00F05A5F">
        <w:rPr>
          <w:sz w:val="23"/>
          <w:szCs w:val="23"/>
        </w:rPr>
        <w:t xml:space="preserve"> count </w:t>
      </w:r>
      <w:r w:rsidR="00AD4D35">
        <w:rPr>
          <w:sz w:val="23"/>
          <w:szCs w:val="23"/>
        </w:rPr>
        <w:t xml:space="preserve">design </w:t>
      </w:r>
      <w:r w:rsidRPr="00F05A5F">
        <w:rPr>
          <w:sz w:val="23"/>
          <w:szCs w:val="23"/>
        </w:rPr>
        <w:t>with continuous distance and with detailed vegetat</w:t>
      </w:r>
      <w:r w:rsidR="00572646" w:rsidRPr="00F05A5F">
        <w:rPr>
          <w:sz w:val="23"/>
          <w:szCs w:val="23"/>
        </w:rPr>
        <w:t>ion information</w:t>
      </w:r>
      <w:r w:rsidR="009B45D4" w:rsidRPr="00F05A5F">
        <w:rPr>
          <w:sz w:val="23"/>
          <w:szCs w:val="23"/>
        </w:rPr>
        <w:t>. Vegetation profile data are collected to the nearest sampling season (year) while bird observations are collected to the nearest minute interval.</w:t>
      </w:r>
    </w:p>
    <w:p w14:paraId="6C025D53" w14:textId="77777777" w:rsidR="00585149" w:rsidRPr="00E84D90" w:rsidRDefault="00585149" w:rsidP="00585149"/>
    <w:p w14:paraId="31C32A4C" w14:textId="77777777" w:rsidR="00585149" w:rsidRPr="00E84D90" w:rsidRDefault="00585149" w:rsidP="00585149"/>
    <w:p w14:paraId="273A63E0" w14:textId="77777777" w:rsidR="00585149" w:rsidRPr="00E84D90" w:rsidRDefault="00585149" w:rsidP="003C6CCC">
      <w:r w:rsidRPr="00E84D90">
        <w:rPr>
          <w:noProof/>
        </w:rPr>
        <w:lastRenderedPageBreak/>
        <mc:AlternateContent>
          <mc:Choice Requires="wpc">
            <w:drawing>
              <wp:inline distT="0" distB="0" distL="0" distR="0" wp14:anchorId="46164B0D" wp14:editId="604A1E4B">
                <wp:extent cx="5486400" cy="7148830"/>
                <wp:effectExtent l="9525" t="0" r="9525" b="4445"/>
                <wp:docPr id="55" name="Canvas 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4"/>
                        <wps:cNvSpPr>
                          <a:spLocks noChangeArrowheads="1"/>
                        </wps:cNvSpPr>
                        <wps:spPr bwMode="auto">
                          <a:xfrm>
                            <a:off x="0" y="0"/>
                            <a:ext cx="147523" cy="29337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3FEAA" w14:textId="77777777" w:rsidR="00585149" w:rsidRDefault="00585149" w:rsidP="00585149">
                              <w:pPr>
                                <w:autoSpaceDE w:val="0"/>
                                <w:autoSpaceDN w:val="0"/>
                                <w:adjustRightInd w:val="0"/>
                                <w:rPr>
                                  <w:rFonts w:ascii="Arial" w:hAnsi="Arial"/>
                                  <w:color w:val="000000"/>
                                  <w:sz w:val="29"/>
                                </w:rPr>
                              </w:pPr>
                            </w:p>
                          </w:txbxContent>
                        </wps:txbx>
                        <wps:bodyPr rot="0" vert="horz" wrap="square" lIns="73152" tIns="36576" rIns="73152" bIns="36576" anchor="ctr" anchorCtr="0" upright="1">
                          <a:noAutofit/>
                        </wps:bodyPr>
                      </wps:wsp>
                      <wps:wsp>
                        <wps:cNvPr id="4" name="AutoShape 5"/>
                        <wps:cNvSpPr>
                          <a:spLocks noChangeAspect="1" noChangeArrowheads="1"/>
                        </wps:cNvSpPr>
                        <wps:spPr bwMode="auto">
                          <a:xfrm>
                            <a:off x="0" y="1188903"/>
                            <a:ext cx="5486400" cy="5879916"/>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Rectangle 6"/>
                        <wps:cNvSpPr>
                          <a:spLocks noChangeArrowheads="1"/>
                        </wps:cNvSpPr>
                        <wps:spPr bwMode="auto">
                          <a:xfrm>
                            <a:off x="0" y="145798"/>
                            <a:ext cx="2856586" cy="685545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B2B2B2"/>
                                </a:solidFill>
                              </a14:hiddenFill>
                            </a:ext>
                          </a:extLst>
                        </wps:spPr>
                        <wps:bodyPr rot="0" vert="horz" wrap="square" lIns="73152" tIns="36576" rIns="73152" bIns="36576" anchor="ctr" anchorCtr="0" upright="1">
                          <a:noAutofit/>
                        </wps:bodyPr>
                      </wps:wsp>
                      <wps:wsp>
                        <wps:cNvPr id="13" name="Rectangle 7"/>
                        <wps:cNvSpPr>
                          <a:spLocks noChangeArrowheads="1"/>
                        </wps:cNvSpPr>
                        <wps:spPr bwMode="auto">
                          <a:xfrm>
                            <a:off x="2852318" y="160022"/>
                            <a:ext cx="2634082" cy="6855457"/>
                          </a:xfrm>
                          <a:prstGeom prst="rect">
                            <a:avLst/>
                          </a:prstGeom>
                          <a:solidFill>
                            <a:srgbClr val="DDDDDD"/>
                          </a:solidFill>
                          <a:ln w="9525">
                            <a:solidFill>
                              <a:srgbClr val="000000"/>
                            </a:solidFill>
                            <a:miter lim="800000"/>
                            <a:headEnd/>
                            <a:tailEnd/>
                          </a:ln>
                        </wps:spPr>
                        <wps:bodyPr rot="0" vert="horz" wrap="square" lIns="91440" tIns="45720" rIns="91440" bIns="45720" anchor="ctr" anchorCtr="0" upright="1">
                          <a:noAutofit/>
                        </wps:bodyPr>
                      </wps:wsp>
                      <wps:wsp>
                        <wps:cNvPr id="16" name="Line 8"/>
                        <wps:cNvCnPr>
                          <a:cxnSpLocks noChangeShapeType="1"/>
                        </wps:cNvCnPr>
                        <wps:spPr bwMode="auto">
                          <a:xfrm flipH="1">
                            <a:off x="2780386" y="3180287"/>
                            <a:ext cx="0" cy="16772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 name="Picture 9" descr="BD14565_"/>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391205" y="4814288"/>
                            <a:ext cx="103022" cy="65194"/>
                          </a:xfrm>
                          <a:prstGeom prst="rect">
                            <a:avLst/>
                          </a:prstGeom>
                          <a:noFill/>
                          <a:extLst>
                            <a:ext uri="{909E8E84-426E-40DD-AFC4-6F175D3DCCD1}">
                              <a14:hiddenFill xmlns:a14="http://schemas.microsoft.com/office/drawing/2010/main">
                                <a:solidFill>
                                  <a:srgbClr val="FFFFFF"/>
                                </a:solidFill>
                              </a14:hiddenFill>
                            </a:ext>
                          </a:extLst>
                        </pic:spPr>
                      </pic:pic>
                      <wps:wsp>
                        <wps:cNvPr id="18" name="Line 10"/>
                        <wps:cNvCnPr>
                          <a:cxnSpLocks noChangeShapeType="1"/>
                        </wps:cNvCnPr>
                        <wps:spPr bwMode="auto">
                          <a:xfrm>
                            <a:off x="2777947" y="3181472"/>
                            <a:ext cx="1153973" cy="4741"/>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 name="Text Box 11"/>
                        <wps:cNvSpPr txBox="1">
                          <a:spLocks noChangeArrowheads="1"/>
                        </wps:cNvSpPr>
                        <wps:spPr bwMode="auto">
                          <a:xfrm>
                            <a:off x="4192829" y="1300326"/>
                            <a:ext cx="805891" cy="346714"/>
                          </a:xfrm>
                          <a:prstGeom prst="rect">
                            <a:avLst/>
                          </a:prstGeom>
                          <a:solidFill>
                            <a:srgbClr val="FFFFFF"/>
                          </a:solidFill>
                          <a:ln w="9525">
                            <a:solidFill>
                              <a:srgbClr val="000000"/>
                            </a:solidFill>
                            <a:miter lim="800000"/>
                            <a:headEnd/>
                            <a:tailEnd/>
                          </a:ln>
                        </wps:spPr>
                        <wps:txbx>
                          <w:txbxContent>
                            <w:p w14:paraId="11A7BADA" w14:textId="77777777" w:rsidR="00585149" w:rsidRDefault="00585149" w:rsidP="00585149">
                              <w:pPr>
                                <w:autoSpaceDE w:val="0"/>
                                <w:autoSpaceDN w:val="0"/>
                                <w:adjustRightInd w:val="0"/>
                                <w:jc w:val="center"/>
                                <w:rPr>
                                  <w:rFonts w:ascii="Arial" w:hAnsi="Arial"/>
                                  <w:color w:val="000000"/>
                                  <w:sz w:val="13"/>
                                </w:rPr>
                              </w:pPr>
                            </w:p>
                            <w:p w14:paraId="6AB802A7"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 xml:space="preserve">Weather </w:t>
                              </w:r>
                            </w:p>
                          </w:txbxContent>
                        </wps:txbx>
                        <wps:bodyPr rot="0" vert="horz" wrap="square" lIns="58522" tIns="29261" rIns="58522" bIns="29261" anchor="t" anchorCtr="0" upright="1">
                          <a:noAutofit/>
                        </wps:bodyPr>
                      </wps:wsp>
                      <wps:wsp>
                        <wps:cNvPr id="20" name="Text Box 12"/>
                        <wps:cNvSpPr txBox="1">
                          <a:spLocks noChangeArrowheads="1"/>
                        </wps:cNvSpPr>
                        <wps:spPr bwMode="auto">
                          <a:xfrm>
                            <a:off x="4192829" y="1641706"/>
                            <a:ext cx="805891" cy="347307"/>
                          </a:xfrm>
                          <a:prstGeom prst="rect">
                            <a:avLst/>
                          </a:prstGeom>
                          <a:solidFill>
                            <a:srgbClr val="FFFFFF"/>
                          </a:solidFill>
                          <a:ln w="9525">
                            <a:solidFill>
                              <a:srgbClr val="000000"/>
                            </a:solidFill>
                            <a:miter lim="800000"/>
                            <a:headEnd/>
                            <a:tailEnd/>
                          </a:ln>
                        </wps:spPr>
                        <wps:txbx>
                          <w:txbxContent>
                            <w:p w14:paraId="3B46C5AE" w14:textId="77777777" w:rsidR="00585149" w:rsidRDefault="00585149" w:rsidP="00585149">
                              <w:pPr>
                                <w:autoSpaceDE w:val="0"/>
                                <w:autoSpaceDN w:val="0"/>
                                <w:adjustRightInd w:val="0"/>
                                <w:jc w:val="center"/>
                                <w:rPr>
                                  <w:rFonts w:ascii="Arial" w:hAnsi="Arial"/>
                                  <w:color w:val="000000"/>
                                  <w:sz w:val="13"/>
                                </w:rPr>
                              </w:pPr>
                              <w:r>
                                <w:rPr>
                                  <w:rFonts w:ascii="Arial" w:hAnsi="Arial"/>
                                  <w:color w:val="000000"/>
                                  <w:sz w:val="13"/>
                                </w:rPr>
                                <w:t>Bird</w:t>
                              </w:r>
                            </w:p>
                            <w:p w14:paraId="251A7FA0"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 xml:space="preserve">Observations </w:t>
                              </w:r>
                            </w:p>
                          </w:txbxContent>
                        </wps:txbx>
                        <wps:bodyPr rot="0" vert="horz" wrap="square" lIns="58522" tIns="29261" rIns="58522" bIns="29261" anchor="t" anchorCtr="0" upright="1">
                          <a:noAutofit/>
                        </wps:bodyPr>
                      </wps:wsp>
                      <wps:wsp>
                        <wps:cNvPr id="21" name="Line 13"/>
                        <wps:cNvCnPr>
                          <a:cxnSpLocks noChangeShapeType="1"/>
                        </wps:cNvCnPr>
                        <wps:spPr bwMode="auto">
                          <a:xfrm flipV="1">
                            <a:off x="1241146" y="1630445"/>
                            <a:ext cx="579730" cy="2963"/>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Text Box 14"/>
                        <wps:cNvSpPr txBox="1">
                          <a:spLocks noChangeArrowheads="1"/>
                        </wps:cNvSpPr>
                        <wps:spPr bwMode="auto">
                          <a:xfrm>
                            <a:off x="1739798" y="4080558"/>
                            <a:ext cx="806501" cy="477102"/>
                          </a:xfrm>
                          <a:prstGeom prst="rect">
                            <a:avLst/>
                          </a:prstGeom>
                          <a:solidFill>
                            <a:srgbClr val="FFFFFF"/>
                          </a:solidFill>
                          <a:ln w="9525">
                            <a:solidFill>
                              <a:srgbClr val="000000"/>
                            </a:solidFill>
                            <a:miter lim="800000"/>
                            <a:headEnd/>
                            <a:tailEnd/>
                          </a:ln>
                        </wps:spPr>
                        <wps:txbx>
                          <w:txbxContent>
                            <w:p w14:paraId="5F2ACDC9" w14:textId="77777777" w:rsidR="00585149" w:rsidRDefault="00585149" w:rsidP="00585149">
                              <w:pPr>
                                <w:autoSpaceDE w:val="0"/>
                                <w:autoSpaceDN w:val="0"/>
                                <w:adjustRightInd w:val="0"/>
                                <w:jc w:val="center"/>
                                <w:rPr>
                                  <w:rFonts w:ascii="Arial" w:hAnsi="Arial"/>
                                  <w:color w:val="000000"/>
                                  <w:sz w:val="13"/>
                                </w:rPr>
                              </w:pPr>
                            </w:p>
                            <w:p w14:paraId="08256E1E"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 xml:space="preserve">Sampling Period and Location </w:t>
                              </w:r>
                            </w:p>
                          </w:txbxContent>
                        </wps:txbx>
                        <wps:bodyPr rot="0" vert="horz" wrap="square" lIns="58522" tIns="29261" rIns="58522" bIns="29261" anchor="t" anchorCtr="0" upright="1">
                          <a:noAutofit/>
                        </wps:bodyPr>
                      </wps:wsp>
                      <wps:wsp>
                        <wps:cNvPr id="23" name="Text Box 15"/>
                        <wps:cNvSpPr txBox="1">
                          <a:spLocks noChangeArrowheads="1"/>
                        </wps:cNvSpPr>
                        <wps:spPr bwMode="auto">
                          <a:xfrm>
                            <a:off x="365760" y="1517245"/>
                            <a:ext cx="942442" cy="31293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ADB014" w14:textId="77777777" w:rsidR="00585149" w:rsidRDefault="00585149" w:rsidP="00585149">
                              <w:pPr>
                                <w:autoSpaceDE w:val="0"/>
                                <w:autoSpaceDN w:val="0"/>
                                <w:adjustRightInd w:val="0"/>
                                <w:rPr>
                                  <w:rFonts w:ascii="Arial" w:hAnsi="Arial"/>
                                  <w:color w:val="000000"/>
                                  <w:sz w:val="29"/>
                                </w:rPr>
                              </w:pPr>
                              <w:r>
                                <w:rPr>
                                  <w:rFonts w:ascii="Arial" w:hAnsi="Arial"/>
                                  <w:b/>
                                  <w:color w:val="000000"/>
                                  <w:sz w:val="22"/>
                                </w:rPr>
                                <w:t>Bird Data</w:t>
                              </w:r>
                            </w:p>
                          </w:txbxContent>
                        </wps:txbx>
                        <wps:bodyPr rot="0" vert="horz" wrap="square" lIns="58522" tIns="29261" rIns="58522" bIns="29261" anchor="t" anchorCtr="0" upright="1">
                          <a:noAutofit/>
                        </wps:bodyPr>
                      </wps:wsp>
                      <wps:wsp>
                        <wps:cNvPr id="24" name="Text Box 16"/>
                        <wps:cNvSpPr txBox="1">
                          <a:spLocks noChangeArrowheads="1"/>
                        </wps:cNvSpPr>
                        <wps:spPr bwMode="auto">
                          <a:xfrm>
                            <a:off x="563880" y="3318380"/>
                            <a:ext cx="670560" cy="27322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CBB6DB" w14:textId="77777777" w:rsidR="00585149" w:rsidRDefault="00585149" w:rsidP="00585149">
                              <w:pPr>
                                <w:autoSpaceDE w:val="0"/>
                                <w:autoSpaceDN w:val="0"/>
                                <w:adjustRightInd w:val="0"/>
                                <w:rPr>
                                  <w:rFonts w:ascii="Arial" w:hAnsi="Arial"/>
                                  <w:color w:val="000000"/>
                                  <w:sz w:val="29"/>
                                </w:rPr>
                              </w:pPr>
                              <w:r>
                                <w:rPr>
                                  <w:rFonts w:ascii="Arial" w:hAnsi="Arial"/>
                                  <w:b/>
                                  <w:color w:val="000000"/>
                                  <w:sz w:val="22"/>
                                </w:rPr>
                                <w:t>Habitat</w:t>
                              </w:r>
                            </w:p>
                          </w:txbxContent>
                        </wps:txbx>
                        <wps:bodyPr rot="0" vert="horz" wrap="square" lIns="58522" tIns="29261" rIns="58522" bIns="29261" anchor="t" anchorCtr="0" upright="1">
                          <a:noAutofit/>
                        </wps:bodyPr>
                      </wps:wsp>
                      <wps:wsp>
                        <wps:cNvPr id="25" name="Rectangle 17"/>
                        <wps:cNvSpPr>
                          <a:spLocks noChangeArrowheads="1"/>
                        </wps:cNvSpPr>
                        <wps:spPr bwMode="auto">
                          <a:xfrm>
                            <a:off x="0" y="6855457"/>
                            <a:ext cx="147523" cy="29337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3C5F02" w14:textId="77777777" w:rsidR="00585149" w:rsidRDefault="00585149" w:rsidP="00585149">
                              <w:pPr>
                                <w:autoSpaceDE w:val="0"/>
                                <w:autoSpaceDN w:val="0"/>
                                <w:adjustRightInd w:val="0"/>
                                <w:rPr>
                                  <w:rFonts w:ascii="Arial" w:hAnsi="Arial"/>
                                  <w:color w:val="000000"/>
                                  <w:sz w:val="29"/>
                                </w:rPr>
                              </w:pPr>
                            </w:p>
                          </w:txbxContent>
                        </wps:txbx>
                        <wps:bodyPr rot="0" vert="horz" wrap="square" lIns="73152" tIns="36576" rIns="73152" bIns="36576" anchor="ctr" anchorCtr="0" upright="1">
                          <a:noAutofit/>
                        </wps:bodyPr>
                      </wps:wsp>
                      <wps:wsp>
                        <wps:cNvPr id="26" name="Line 18"/>
                        <wps:cNvCnPr>
                          <a:cxnSpLocks noChangeShapeType="1"/>
                        </wps:cNvCnPr>
                        <wps:spPr bwMode="auto">
                          <a:xfrm>
                            <a:off x="2767584" y="1683786"/>
                            <a:ext cx="1225296"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Line 19"/>
                        <wps:cNvCnPr>
                          <a:cxnSpLocks noChangeShapeType="1"/>
                        </wps:cNvCnPr>
                        <wps:spPr bwMode="auto">
                          <a:xfrm flipH="1">
                            <a:off x="3467405" y="4201464"/>
                            <a:ext cx="7315" cy="119720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 name="Text Box 20"/>
                        <wps:cNvSpPr txBox="1">
                          <a:spLocks noChangeArrowheads="1"/>
                        </wps:cNvSpPr>
                        <wps:spPr bwMode="auto">
                          <a:xfrm>
                            <a:off x="4155643" y="2220156"/>
                            <a:ext cx="640080" cy="398869"/>
                          </a:xfrm>
                          <a:prstGeom prst="rect">
                            <a:avLst/>
                          </a:prstGeom>
                          <a:solidFill>
                            <a:srgbClr val="FFFFFF"/>
                          </a:solidFill>
                          <a:ln w="9525">
                            <a:solidFill>
                              <a:srgbClr val="000000"/>
                            </a:solidFill>
                            <a:miter lim="800000"/>
                            <a:headEnd/>
                            <a:tailEnd/>
                          </a:ln>
                        </wps:spPr>
                        <wps:txbx>
                          <w:txbxContent>
                            <w:p w14:paraId="1D0034E6" w14:textId="77777777" w:rsidR="00585149" w:rsidRDefault="00585149" w:rsidP="00585149">
                              <w:pPr>
                                <w:autoSpaceDE w:val="0"/>
                                <w:autoSpaceDN w:val="0"/>
                                <w:adjustRightInd w:val="0"/>
                                <w:jc w:val="center"/>
                                <w:rPr>
                                  <w:rFonts w:ascii="Arial" w:hAnsi="Arial"/>
                                  <w:color w:val="000000"/>
                                  <w:sz w:val="13"/>
                                </w:rPr>
                              </w:pPr>
                            </w:p>
                            <w:p w14:paraId="2BFA15A0"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Slope and Aspect</w:t>
                              </w:r>
                            </w:p>
                          </w:txbxContent>
                        </wps:txbx>
                        <wps:bodyPr rot="0" vert="horz" wrap="square" lIns="58522" tIns="29261" rIns="58522" bIns="29261" anchor="t" anchorCtr="0" upright="1">
                          <a:noAutofit/>
                        </wps:bodyPr>
                      </wps:wsp>
                      <wps:wsp>
                        <wps:cNvPr id="29" name="Line 21"/>
                        <wps:cNvCnPr>
                          <a:cxnSpLocks noChangeShapeType="1"/>
                        </wps:cNvCnPr>
                        <wps:spPr bwMode="auto">
                          <a:xfrm flipH="1">
                            <a:off x="1294181" y="2441223"/>
                            <a:ext cx="7925" cy="185269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0" name="Picture 22" descr="BD14565_"/>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690165" y="4311701"/>
                            <a:ext cx="103022" cy="64601"/>
                          </a:xfrm>
                          <a:prstGeom prst="rect">
                            <a:avLst/>
                          </a:prstGeom>
                          <a:noFill/>
                          <a:extLst>
                            <a:ext uri="{909E8E84-426E-40DD-AFC4-6F175D3DCCD1}">
                              <a14:hiddenFill xmlns:a14="http://schemas.microsoft.com/office/drawing/2010/main">
                                <a:solidFill>
                                  <a:srgbClr val="FFFFFF"/>
                                </a:solidFill>
                              </a14:hiddenFill>
                            </a:ext>
                          </a:extLst>
                        </pic:spPr>
                      </pic:pic>
                      <wps:wsp>
                        <wps:cNvPr id="31" name="Line 23"/>
                        <wps:cNvCnPr>
                          <a:cxnSpLocks noChangeShapeType="1"/>
                        </wps:cNvCnPr>
                        <wps:spPr bwMode="auto">
                          <a:xfrm>
                            <a:off x="3464357" y="4205020"/>
                            <a:ext cx="566318" cy="4149"/>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pic:pic xmlns:pic="http://schemas.openxmlformats.org/drawingml/2006/picture">
                        <pic:nvPicPr>
                          <pic:cNvPr id="32" name="Picture 24" descr="BD14565_"/>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19200" y="3404910"/>
                            <a:ext cx="103022" cy="64601"/>
                          </a:xfrm>
                          <a:prstGeom prst="rect">
                            <a:avLst/>
                          </a:prstGeom>
                          <a:noFill/>
                          <a:extLst>
                            <a:ext uri="{909E8E84-426E-40DD-AFC4-6F175D3DCCD1}">
                              <a14:hiddenFill xmlns:a14="http://schemas.microsoft.com/office/drawing/2010/main">
                                <a:solidFill>
                                  <a:srgbClr val="FFFFFF"/>
                                </a:solidFill>
                              </a14:hiddenFill>
                            </a:ext>
                          </a:extLst>
                        </pic:spPr>
                      </pic:pic>
                      <wps:wsp>
                        <wps:cNvPr id="33" name="Line 25"/>
                        <wps:cNvCnPr>
                          <a:cxnSpLocks noChangeShapeType="1"/>
                        </wps:cNvCnPr>
                        <wps:spPr bwMode="auto">
                          <a:xfrm>
                            <a:off x="1277722" y="4311701"/>
                            <a:ext cx="436474" cy="4149"/>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Text Box 26"/>
                        <wps:cNvSpPr txBox="1">
                          <a:spLocks noChangeArrowheads="1"/>
                        </wps:cNvSpPr>
                        <wps:spPr bwMode="auto">
                          <a:xfrm>
                            <a:off x="4125163" y="2937291"/>
                            <a:ext cx="806501" cy="477695"/>
                          </a:xfrm>
                          <a:prstGeom prst="rect">
                            <a:avLst/>
                          </a:prstGeom>
                          <a:solidFill>
                            <a:srgbClr val="FFFFFF"/>
                          </a:solidFill>
                          <a:ln w="9525">
                            <a:solidFill>
                              <a:srgbClr val="000000"/>
                            </a:solidFill>
                            <a:miter lim="800000"/>
                            <a:headEnd/>
                            <a:tailEnd/>
                          </a:ln>
                        </wps:spPr>
                        <wps:txbx>
                          <w:txbxContent>
                            <w:p w14:paraId="416FA889" w14:textId="77777777" w:rsidR="00585149" w:rsidRDefault="00585149" w:rsidP="00585149">
                              <w:pPr>
                                <w:autoSpaceDE w:val="0"/>
                                <w:autoSpaceDN w:val="0"/>
                                <w:adjustRightInd w:val="0"/>
                                <w:jc w:val="center"/>
                                <w:rPr>
                                  <w:rFonts w:ascii="Arial" w:hAnsi="Arial"/>
                                  <w:color w:val="000000"/>
                                  <w:sz w:val="13"/>
                                </w:rPr>
                              </w:pPr>
                            </w:p>
                            <w:p w14:paraId="73A15899" w14:textId="77777777" w:rsidR="00585149" w:rsidRDefault="00585149" w:rsidP="00585149">
                              <w:pPr>
                                <w:autoSpaceDE w:val="0"/>
                                <w:autoSpaceDN w:val="0"/>
                                <w:adjustRightInd w:val="0"/>
                                <w:jc w:val="center"/>
                                <w:rPr>
                                  <w:rFonts w:ascii="Arial" w:hAnsi="Arial"/>
                                  <w:color w:val="000000"/>
                                  <w:sz w:val="13"/>
                                </w:rPr>
                              </w:pPr>
                            </w:p>
                            <w:p w14:paraId="0FD0D4B4"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 xml:space="preserve">Vegetation Type </w:t>
                              </w:r>
                            </w:p>
                          </w:txbxContent>
                        </wps:txbx>
                        <wps:bodyPr rot="0" vert="horz" wrap="square" lIns="58522" tIns="29261" rIns="58522" bIns="29261" anchor="t" anchorCtr="0" upright="1">
                          <a:noAutofit/>
                        </wps:bodyPr>
                      </wps:wsp>
                      <wpg:wgp>
                        <wpg:cNvPr id="35" name="Group 27"/>
                        <wpg:cNvGrpSpPr>
                          <a:grpSpLocks/>
                        </wpg:cNvGrpSpPr>
                        <wpg:grpSpPr bwMode="auto">
                          <a:xfrm>
                            <a:off x="4108704" y="3818597"/>
                            <a:ext cx="1194816" cy="856413"/>
                            <a:chOff x="3235" y="3073"/>
                            <a:chExt cx="941" cy="674"/>
                          </a:xfrm>
                        </wpg:grpSpPr>
                        <wps:wsp>
                          <wps:cNvPr id="36" name="Text Box 28"/>
                          <wps:cNvSpPr txBox="1">
                            <a:spLocks noChangeArrowheads="1"/>
                          </wps:cNvSpPr>
                          <wps:spPr bwMode="auto">
                            <a:xfrm>
                              <a:off x="3235" y="3073"/>
                              <a:ext cx="941" cy="170"/>
                            </a:xfrm>
                            <a:prstGeom prst="rect">
                              <a:avLst/>
                            </a:prstGeom>
                            <a:solidFill>
                              <a:srgbClr val="FFFFFF"/>
                            </a:solidFill>
                            <a:ln w="9525">
                              <a:solidFill>
                                <a:srgbClr val="000000"/>
                              </a:solidFill>
                              <a:miter lim="800000"/>
                              <a:headEnd/>
                              <a:tailEnd/>
                            </a:ln>
                          </wps:spPr>
                          <wps:txbx>
                            <w:txbxContent>
                              <w:p w14:paraId="21C1ED7E"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Tree Tally</w:t>
                                </w:r>
                              </w:p>
                            </w:txbxContent>
                          </wps:txbx>
                          <wps:bodyPr rot="0" vert="horz" wrap="square" lIns="58522" tIns="29261" rIns="58522" bIns="29261" anchor="t" anchorCtr="0" upright="1">
                            <a:noAutofit/>
                          </wps:bodyPr>
                        </wps:wsp>
                        <wps:wsp>
                          <wps:cNvPr id="37" name="Text Box 29"/>
                          <wps:cNvSpPr txBox="1">
                            <a:spLocks noChangeArrowheads="1"/>
                          </wps:cNvSpPr>
                          <wps:spPr bwMode="auto">
                            <a:xfrm>
                              <a:off x="3235" y="3241"/>
                              <a:ext cx="941" cy="170"/>
                            </a:xfrm>
                            <a:prstGeom prst="rect">
                              <a:avLst/>
                            </a:prstGeom>
                            <a:solidFill>
                              <a:srgbClr val="FFFFFF"/>
                            </a:solidFill>
                            <a:ln w="9525">
                              <a:solidFill>
                                <a:srgbClr val="000000"/>
                              </a:solidFill>
                              <a:miter lim="800000"/>
                              <a:headEnd/>
                              <a:tailEnd/>
                            </a:ln>
                          </wps:spPr>
                          <wps:txbx>
                            <w:txbxContent>
                              <w:p w14:paraId="280046DE"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Canopy Height</w:t>
                                </w:r>
                              </w:p>
                            </w:txbxContent>
                          </wps:txbx>
                          <wps:bodyPr rot="0" vert="horz" wrap="square" lIns="58522" tIns="29261" rIns="58522" bIns="29261" anchor="t" anchorCtr="0" upright="1">
                            <a:noAutofit/>
                          </wps:bodyPr>
                        </wps:wsp>
                        <wps:wsp>
                          <wps:cNvPr id="38" name="Text Box 30"/>
                          <wps:cNvSpPr txBox="1">
                            <a:spLocks noChangeArrowheads="1"/>
                          </wps:cNvSpPr>
                          <wps:spPr bwMode="auto">
                            <a:xfrm>
                              <a:off x="3235" y="3409"/>
                              <a:ext cx="941" cy="170"/>
                            </a:xfrm>
                            <a:prstGeom prst="rect">
                              <a:avLst/>
                            </a:prstGeom>
                            <a:solidFill>
                              <a:srgbClr val="FFFFFF"/>
                            </a:solidFill>
                            <a:ln w="9525">
                              <a:solidFill>
                                <a:srgbClr val="000000"/>
                              </a:solidFill>
                              <a:miter lim="800000"/>
                              <a:headEnd/>
                              <a:tailEnd/>
                            </a:ln>
                          </wps:spPr>
                          <wps:txbx>
                            <w:txbxContent>
                              <w:p w14:paraId="2944E891"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Canopy Cover</w:t>
                                </w:r>
                              </w:p>
                            </w:txbxContent>
                          </wps:txbx>
                          <wps:bodyPr rot="0" vert="horz" wrap="square" lIns="58522" tIns="29261" rIns="58522" bIns="29261" anchor="t" anchorCtr="0" upright="1">
                            <a:noAutofit/>
                          </wps:bodyPr>
                        </wps:wsp>
                        <wps:wsp>
                          <wps:cNvPr id="39" name="Text Box 31"/>
                          <wps:cNvSpPr txBox="1">
                            <a:spLocks noChangeArrowheads="1"/>
                          </wps:cNvSpPr>
                          <wps:spPr bwMode="auto">
                            <a:xfrm>
                              <a:off x="3235" y="3577"/>
                              <a:ext cx="941" cy="170"/>
                            </a:xfrm>
                            <a:prstGeom prst="rect">
                              <a:avLst/>
                            </a:prstGeom>
                            <a:solidFill>
                              <a:srgbClr val="FFFFFF"/>
                            </a:solidFill>
                            <a:ln w="9525">
                              <a:solidFill>
                                <a:srgbClr val="000000"/>
                              </a:solidFill>
                              <a:miter lim="800000"/>
                              <a:headEnd/>
                              <a:tailEnd/>
                            </a:ln>
                          </wps:spPr>
                          <wps:txbx>
                            <w:txbxContent>
                              <w:p w14:paraId="7480E2DA"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Basal Area</w:t>
                                </w:r>
                              </w:p>
                            </w:txbxContent>
                          </wps:txbx>
                          <wps:bodyPr rot="0" vert="horz" wrap="square" lIns="58522" tIns="29261" rIns="58522" bIns="29261" anchor="t" anchorCtr="0" upright="1">
                            <a:noAutofit/>
                          </wps:bodyPr>
                        </wps:wsp>
                      </wpg:wgp>
                      <wpg:wgp>
                        <wpg:cNvPr id="40" name="Group 32"/>
                        <wpg:cNvGrpSpPr>
                          <a:grpSpLocks/>
                        </wpg:cNvGrpSpPr>
                        <wpg:grpSpPr bwMode="auto">
                          <a:xfrm>
                            <a:off x="4123944" y="4938750"/>
                            <a:ext cx="1194816" cy="977912"/>
                            <a:chOff x="3235" y="3073"/>
                            <a:chExt cx="941" cy="674"/>
                          </a:xfrm>
                        </wpg:grpSpPr>
                        <wps:wsp>
                          <wps:cNvPr id="41" name="Text Box 33"/>
                          <wps:cNvSpPr txBox="1">
                            <a:spLocks noChangeArrowheads="1"/>
                          </wps:cNvSpPr>
                          <wps:spPr bwMode="auto">
                            <a:xfrm>
                              <a:off x="3235" y="3073"/>
                              <a:ext cx="941" cy="170"/>
                            </a:xfrm>
                            <a:prstGeom prst="rect">
                              <a:avLst/>
                            </a:prstGeom>
                            <a:solidFill>
                              <a:srgbClr val="FFFFFF"/>
                            </a:solidFill>
                            <a:ln w="9525">
                              <a:solidFill>
                                <a:srgbClr val="000000"/>
                              </a:solidFill>
                              <a:miter lim="800000"/>
                              <a:headEnd/>
                              <a:tailEnd/>
                            </a:ln>
                          </wps:spPr>
                          <wps:txbx>
                            <w:txbxContent>
                              <w:p w14:paraId="7BE7DC6D"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Ground Cover</w:t>
                                </w:r>
                              </w:p>
                            </w:txbxContent>
                          </wps:txbx>
                          <wps:bodyPr rot="0" vert="horz" wrap="square" lIns="58522" tIns="29261" rIns="58522" bIns="29261" anchor="t" anchorCtr="0" upright="1">
                            <a:noAutofit/>
                          </wps:bodyPr>
                        </wps:wsp>
                        <wps:wsp>
                          <wps:cNvPr id="42" name="Text Box 34"/>
                          <wps:cNvSpPr txBox="1">
                            <a:spLocks noChangeArrowheads="1"/>
                          </wps:cNvSpPr>
                          <wps:spPr bwMode="auto">
                            <a:xfrm>
                              <a:off x="3235" y="3241"/>
                              <a:ext cx="941" cy="170"/>
                            </a:xfrm>
                            <a:prstGeom prst="rect">
                              <a:avLst/>
                            </a:prstGeom>
                            <a:solidFill>
                              <a:srgbClr val="FFFFFF"/>
                            </a:solidFill>
                            <a:ln w="9525">
                              <a:solidFill>
                                <a:srgbClr val="000000"/>
                              </a:solidFill>
                              <a:miter lim="800000"/>
                              <a:headEnd/>
                              <a:tailEnd/>
                            </a:ln>
                          </wps:spPr>
                          <wps:txbx>
                            <w:txbxContent>
                              <w:p w14:paraId="67626464"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Foliar Cover</w:t>
                                </w:r>
                              </w:p>
                            </w:txbxContent>
                          </wps:txbx>
                          <wps:bodyPr rot="0" vert="horz" wrap="square" lIns="58522" tIns="29261" rIns="58522" bIns="29261" anchor="t" anchorCtr="0" upright="1">
                            <a:noAutofit/>
                          </wps:bodyPr>
                        </wps:wsp>
                        <wps:wsp>
                          <wps:cNvPr id="43" name="Text Box 35"/>
                          <wps:cNvSpPr txBox="1">
                            <a:spLocks noChangeArrowheads="1"/>
                          </wps:cNvSpPr>
                          <wps:spPr bwMode="auto">
                            <a:xfrm>
                              <a:off x="3235" y="3409"/>
                              <a:ext cx="941" cy="170"/>
                            </a:xfrm>
                            <a:prstGeom prst="rect">
                              <a:avLst/>
                            </a:prstGeom>
                            <a:solidFill>
                              <a:srgbClr val="FFFFFF"/>
                            </a:solidFill>
                            <a:ln w="9525">
                              <a:solidFill>
                                <a:srgbClr val="000000"/>
                              </a:solidFill>
                              <a:miter lim="800000"/>
                              <a:headEnd/>
                              <a:tailEnd/>
                            </a:ln>
                          </wps:spPr>
                          <wps:txbx>
                            <w:txbxContent>
                              <w:p w14:paraId="050802C4"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Horizontal Vegetative Structure</w:t>
                                </w:r>
                              </w:p>
                            </w:txbxContent>
                          </wps:txbx>
                          <wps:bodyPr rot="0" vert="horz" wrap="square" lIns="58522" tIns="29261" rIns="58522" bIns="29261" anchor="t" anchorCtr="0" upright="1">
                            <a:noAutofit/>
                          </wps:bodyPr>
                        </wps:wsp>
                        <wps:wsp>
                          <wps:cNvPr id="44" name="Text Box 36"/>
                          <wps:cNvSpPr txBox="1">
                            <a:spLocks noChangeArrowheads="1"/>
                          </wps:cNvSpPr>
                          <wps:spPr bwMode="auto">
                            <a:xfrm>
                              <a:off x="3235" y="3577"/>
                              <a:ext cx="941" cy="170"/>
                            </a:xfrm>
                            <a:prstGeom prst="rect">
                              <a:avLst/>
                            </a:prstGeom>
                            <a:solidFill>
                              <a:srgbClr val="FFFFFF"/>
                            </a:solidFill>
                            <a:ln w="9525">
                              <a:solidFill>
                                <a:srgbClr val="000000"/>
                              </a:solidFill>
                              <a:miter lim="800000"/>
                              <a:headEnd/>
                              <a:tailEnd/>
                            </a:ln>
                          </wps:spPr>
                          <wps:txbx>
                            <w:txbxContent>
                              <w:p w14:paraId="14A24C95"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Vertical Vegetative Structure</w:t>
                                </w:r>
                              </w:p>
                            </w:txbxContent>
                          </wps:txbx>
                          <wps:bodyPr rot="0" vert="horz" wrap="square" lIns="58522" tIns="29261" rIns="58522" bIns="29261" anchor="t" anchorCtr="0" upright="1">
                            <a:noAutofit/>
                          </wps:bodyPr>
                        </wps:wsp>
                      </wpg:wgp>
                      <wps:wsp>
                        <wps:cNvPr id="45" name="Line 37"/>
                        <wps:cNvCnPr>
                          <a:cxnSpLocks noChangeShapeType="1"/>
                        </wps:cNvCnPr>
                        <wps:spPr bwMode="auto">
                          <a:xfrm>
                            <a:off x="3457042" y="5378514"/>
                            <a:ext cx="596798" cy="4149"/>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Line 38"/>
                        <wps:cNvCnPr>
                          <a:cxnSpLocks noChangeShapeType="1"/>
                        </wps:cNvCnPr>
                        <wps:spPr bwMode="auto">
                          <a:xfrm>
                            <a:off x="2763317" y="4852812"/>
                            <a:ext cx="566318" cy="3556"/>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Text Box 39"/>
                        <wps:cNvSpPr txBox="1">
                          <a:spLocks noChangeArrowheads="1"/>
                        </wps:cNvSpPr>
                        <wps:spPr bwMode="auto">
                          <a:xfrm>
                            <a:off x="1709318" y="2228453"/>
                            <a:ext cx="806501" cy="371014"/>
                          </a:xfrm>
                          <a:prstGeom prst="rect">
                            <a:avLst/>
                          </a:prstGeom>
                          <a:solidFill>
                            <a:srgbClr val="FFFFFF"/>
                          </a:solidFill>
                          <a:ln w="9525">
                            <a:solidFill>
                              <a:srgbClr val="000000"/>
                            </a:solidFill>
                            <a:miter lim="800000"/>
                            <a:headEnd/>
                            <a:tailEnd/>
                          </a:ln>
                        </wps:spPr>
                        <wps:txbx>
                          <w:txbxContent>
                            <w:p w14:paraId="64265AD5" w14:textId="77777777" w:rsidR="00585149" w:rsidRDefault="00585149" w:rsidP="00585149">
                              <w:pPr>
                                <w:autoSpaceDE w:val="0"/>
                                <w:autoSpaceDN w:val="0"/>
                                <w:adjustRightInd w:val="0"/>
                                <w:jc w:val="center"/>
                                <w:rPr>
                                  <w:rFonts w:ascii="Arial" w:hAnsi="Arial"/>
                                  <w:color w:val="000000"/>
                                  <w:sz w:val="13"/>
                                </w:rPr>
                              </w:pPr>
                              <w:r>
                                <w:rPr>
                                  <w:rFonts w:ascii="Arial" w:hAnsi="Arial"/>
                                  <w:color w:val="000000"/>
                                  <w:sz w:val="13"/>
                                </w:rPr>
                                <w:t>Location Only</w:t>
                              </w:r>
                            </w:p>
                            <w:p w14:paraId="2E777FB0"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 xml:space="preserve">(Permanent Features) </w:t>
                              </w:r>
                            </w:p>
                          </w:txbxContent>
                        </wps:txbx>
                        <wps:bodyPr rot="0" vert="horz" wrap="square" lIns="58522" tIns="29261" rIns="58522" bIns="29261" anchor="t" anchorCtr="0" upright="1">
                          <a:noAutofit/>
                        </wps:bodyPr>
                      </wps:wsp>
                      <wps:wsp>
                        <wps:cNvPr id="48" name="Text Box 40"/>
                        <wps:cNvSpPr txBox="1">
                          <a:spLocks noChangeArrowheads="1"/>
                        </wps:cNvSpPr>
                        <wps:spPr bwMode="auto">
                          <a:xfrm>
                            <a:off x="2372563" y="3714879"/>
                            <a:ext cx="364541" cy="157059"/>
                          </a:xfrm>
                          <a:prstGeom prst="rect">
                            <a:avLst/>
                          </a:prstGeom>
                          <a:solidFill>
                            <a:srgbClr val="FFFFFF"/>
                          </a:solidFill>
                          <a:ln w="9525">
                            <a:solidFill>
                              <a:srgbClr val="000000"/>
                            </a:solidFill>
                            <a:miter lim="800000"/>
                            <a:headEnd/>
                            <a:tailEnd/>
                          </a:ln>
                        </wps:spPr>
                        <wps:txbx>
                          <w:txbxContent>
                            <w:p w14:paraId="3C823D7D" w14:textId="77777777" w:rsidR="00585149" w:rsidRDefault="00585149" w:rsidP="00585149">
                              <w:pPr>
                                <w:autoSpaceDE w:val="0"/>
                                <w:autoSpaceDN w:val="0"/>
                                <w:adjustRightInd w:val="0"/>
                                <w:jc w:val="center"/>
                                <w:rPr>
                                  <w:rFonts w:ascii="Arial" w:hAnsi="Arial"/>
                                  <w:color w:val="000000"/>
                                  <w:sz w:val="13"/>
                                </w:rPr>
                              </w:pPr>
                              <w:r>
                                <w:rPr>
                                  <w:rFonts w:ascii="Arial" w:hAnsi="Arial"/>
                                  <w:color w:val="000000"/>
                                  <w:sz w:val="13"/>
                                </w:rPr>
                                <w:t>Plot</w:t>
                              </w:r>
                            </w:p>
                          </w:txbxContent>
                        </wps:txbx>
                        <wps:bodyPr rot="0" vert="horz" wrap="square" lIns="58522" tIns="29261" rIns="58522" bIns="29261" anchor="t" anchorCtr="0" upright="1">
                          <a:noAutofit/>
                        </wps:bodyPr>
                      </wps:wsp>
                      <wps:wsp>
                        <wps:cNvPr id="49" name="Text Box 41"/>
                        <wps:cNvSpPr txBox="1">
                          <a:spLocks noChangeArrowheads="1"/>
                        </wps:cNvSpPr>
                        <wps:spPr bwMode="auto">
                          <a:xfrm>
                            <a:off x="3017520" y="4438533"/>
                            <a:ext cx="410261" cy="172468"/>
                          </a:xfrm>
                          <a:prstGeom prst="rect">
                            <a:avLst/>
                          </a:prstGeom>
                          <a:solidFill>
                            <a:srgbClr val="FFFFFF"/>
                          </a:solidFill>
                          <a:ln w="9525">
                            <a:solidFill>
                              <a:srgbClr val="000000"/>
                            </a:solidFill>
                            <a:miter lim="800000"/>
                            <a:headEnd/>
                            <a:tailEnd/>
                          </a:ln>
                        </wps:spPr>
                        <wps:txbx>
                          <w:txbxContent>
                            <w:p w14:paraId="50D33C1D" w14:textId="77777777" w:rsidR="00585149" w:rsidRDefault="00585149" w:rsidP="00585149">
                              <w:pPr>
                                <w:autoSpaceDE w:val="0"/>
                                <w:autoSpaceDN w:val="0"/>
                                <w:adjustRightInd w:val="0"/>
                                <w:jc w:val="center"/>
                                <w:rPr>
                                  <w:rFonts w:ascii="Arial" w:hAnsi="Arial"/>
                                  <w:color w:val="000000"/>
                                  <w:sz w:val="13"/>
                                </w:rPr>
                              </w:pPr>
                              <w:r>
                                <w:rPr>
                                  <w:rFonts w:ascii="Arial" w:hAnsi="Arial"/>
                                  <w:color w:val="000000"/>
                                  <w:sz w:val="13"/>
                                </w:rPr>
                                <w:t>Subplot</w:t>
                              </w:r>
                            </w:p>
                          </w:txbxContent>
                        </wps:txbx>
                        <wps:bodyPr rot="0" vert="horz" wrap="square" lIns="58522" tIns="29261" rIns="58522" bIns="29261" anchor="t" anchorCtr="0" upright="1">
                          <a:noAutofit/>
                        </wps:bodyPr>
                      </wps:wsp>
                      <wps:wsp>
                        <wps:cNvPr id="50" name="Text Box 42"/>
                        <wps:cNvSpPr txBox="1">
                          <a:spLocks noChangeArrowheads="1"/>
                        </wps:cNvSpPr>
                        <wps:spPr bwMode="auto">
                          <a:xfrm>
                            <a:off x="1876958" y="1390412"/>
                            <a:ext cx="806501" cy="477695"/>
                          </a:xfrm>
                          <a:prstGeom prst="rect">
                            <a:avLst/>
                          </a:prstGeom>
                          <a:solidFill>
                            <a:srgbClr val="FFFFFF"/>
                          </a:solidFill>
                          <a:ln w="9525">
                            <a:solidFill>
                              <a:srgbClr val="000000"/>
                            </a:solidFill>
                            <a:miter lim="800000"/>
                            <a:headEnd/>
                            <a:tailEnd/>
                          </a:ln>
                        </wps:spPr>
                        <wps:txbx>
                          <w:txbxContent>
                            <w:p w14:paraId="2A9BFE2B" w14:textId="77777777" w:rsidR="00585149" w:rsidRDefault="00585149" w:rsidP="00585149">
                              <w:pPr>
                                <w:autoSpaceDE w:val="0"/>
                                <w:autoSpaceDN w:val="0"/>
                                <w:adjustRightInd w:val="0"/>
                                <w:jc w:val="center"/>
                                <w:rPr>
                                  <w:rFonts w:ascii="Arial" w:hAnsi="Arial"/>
                                  <w:color w:val="000000"/>
                                  <w:sz w:val="13"/>
                                </w:rPr>
                              </w:pPr>
                            </w:p>
                            <w:p w14:paraId="3D729150"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 xml:space="preserve">Sampling Period and Location </w:t>
                              </w:r>
                            </w:p>
                          </w:txbxContent>
                        </wps:txbx>
                        <wps:bodyPr rot="0" vert="horz" wrap="square" lIns="58522" tIns="29261" rIns="58522" bIns="29261" anchor="t" anchorCtr="0" upright="1">
                          <a:noAutofit/>
                        </wps:bodyPr>
                      </wps:wsp>
                      <wps:wsp>
                        <wps:cNvPr id="51" name="Text Box 43"/>
                        <wps:cNvSpPr txBox="1">
                          <a:spLocks noChangeArrowheads="1"/>
                        </wps:cNvSpPr>
                        <wps:spPr bwMode="auto">
                          <a:xfrm>
                            <a:off x="3126638" y="1451458"/>
                            <a:ext cx="364541" cy="157651"/>
                          </a:xfrm>
                          <a:prstGeom prst="rect">
                            <a:avLst/>
                          </a:prstGeom>
                          <a:solidFill>
                            <a:srgbClr val="FFFFFF"/>
                          </a:solidFill>
                          <a:ln w="9525">
                            <a:solidFill>
                              <a:srgbClr val="000000"/>
                            </a:solidFill>
                            <a:miter lim="800000"/>
                            <a:headEnd/>
                            <a:tailEnd/>
                          </a:ln>
                        </wps:spPr>
                        <wps:txbx>
                          <w:txbxContent>
                            <w:p w14:paraId="22AA0CBE" w14:textId="77777777" w:rsidR="00585149" w:rsidRDefault="00585149" w:rsidP="00585149">
                              <w:pPr>
                                <w:autoSpaceDE w:val="0"/>
                                <w:autoSpaceDN w:val="0"/>
                                <w:adjustRightInd w:val="0"/>
                                <w:jc w:val="center"/>
                                <w:rPr>
                                  <w:rFonts w:ascii="Arial" w:hAnsi="Arial"/>
                                  <w:color w:val="000000"/>
                                  <w:sz w:val="13"/>
                                </w:rPr>
                              </w:pPr>
                              <w:r>
                                <w:rPr>
                                  <w:rFonts w:ascii="Arial" w:hAnsi="Arial"/>
                                  <w:color w:val="000000"/>
                                  <w:sz w:val="13"/>
                                </w:rPr>
                                <w:t>Plot</w:t>
                              </w:r>
                            </w:p>
                          </w:txbxContent>
                        </wps:txbx>
                        <wps:bodyPr rot="0" vert="horz" wrap="square" lIns="58522" tIns="29261" rIns="58522" bIns="29261" anchor="t" anchorCtr="0" upright="1">
                          <a:noAutofit/>
                        </wps:bodyPr>
                      </wps:wsp>
                      <wps:wsp>
                        <wps:cNvPr id="52" name="Line 44"/>
                        <wps:cNvCnPr>
                          <a:cxnSpLocks noChangeShapeType="1"/>
                        </wps:cNvCnPr>
                        <wps:spPr bwMode="auto">
                          <a:xfrm>
                            <a:off x="2623109" y="2431147"/>
                            <a:ext cx="1354531"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Line 45"/>
                        <wps:cNvCnPr>
                          <a:cxnSpLocks noChangeShapeType="1"/>
                        </wps:cNvCnPr>
                        <wps:spPr bwMode="auto">
                          <a:xfrm>
                            <a:off x="1300277" y="2429369"/>
                            <a:ext cx="299923" cy="4149"/>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Text Box 46"/>
                        <wps:cNvSpPr txBox="1">
                          <a:spLocks noChangeArrowheads="1"/>
                        </wps:cNvSpPr>
                        <wps:spPr bwMode="auto">
                          <a:xfrm>
                            <a:off x="3108960" y="2213636"/>
                            <a:ext cx="410261" cy="172468"/>
                          </a:xfrm>
                          <a:prstGeom prst="rect">
                            <a:avLst/>
                          </a:prstGeom>
                          <a:solidFill>
                            <a:srgbClr val="FFFFFF"/>
                          </a:solidFill>
                          <a:ln w="9525">
                            <a:solidFill>
                              <a:srgbClr val="000000"/>
                            </a:solidFill>
                            <a:miter lim="800000"/>
                            <a:headEnd/>
                            <a:tailEnd/>
                          </a:ln>
                        </wps:spPr>
                        <wps:txbx>
                          <w:txbxContent>
                            <w:p w14:paraId="4FE4BB2A" w14:textId="77777777" w:rsidR="00585149" w:rsidRDefault="00585149" w:rsidP="00585149">
                              <w:pPr>
                                <w:autoSpaceDE w:val="0"/>
                                <w:autoSpaceDN w:val="0"/>
                                <w:adjustRightInd w:val="0"/>
                                <w:jc w:val="center"/>
                                <w:rPr>
                                  <w:rFonts w:ascii="Arial" w:hAnsi="Arial"/>
                                  <w:color w:val="000000"/>
                                  <w:sz w:val="13"/>
                                </w:rPr>
                              </w:pPr>
                              <w:r>
                                <w:rPr>
                                  <w:rFonts w:ascii="Arial" w:hAnsi="Arial"/>
                                  <w:color w:val="000000"/>
                                  <w:sz w:val="13"/>
                                </w:rPr>
                                <w:t>Subplot</w:t>
                              </w:r>
                            </w:p>
                          </w:txbxContent>
                        </wps:txbx>
                        <wps:bodyPr rot="0" vert="horz" wrap="square" lIns="58522" tIns="29261" rIns="58522" bIns="29261" anchor="t" anchorCtr="0" upright="1">
                          <a:noAutofit/>
                        </wps:bodyPr>
                      </wps:wsp>
                    </wpc:wpc>
                  </a:graphicData>
                </a:graphic>
              </wp:inline>
            </w:drawing>
          </mc:Choice>
          <mc:Fallback>
            <w:pict>
              <v:group w14:anchorId="46164B0D" id="Canvas 55" o:spid="_x0000_s1026" editas="canvas" style="width:6in;height:562.9pt;mso-position-horizontal-relative:char;mso-position-vertical-relative:line" coordsize="54864,71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71488;visibility:visible;mso-wrap-style:square">
                  <v:fill o:detectmouseclick="t"/>
                  <v:path o:connecttype="none"/>
                </v:shape>
                <v:rect id="Rectangle 4" o:spid="_x0000_s1028" style="position:absolute;width:1475;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" filled="f" fillcolor="#bbe0e3" stroked="f">
                  <v:textbox inset="5.76pt,2.88pt,5.76pt,2.88pt">
                    <w:txbxContent>
                      <w:p w14:paraId="38B3FEAA" w14:textId="77777777" w:rsidR="00585149" w:rsidRDefault="00585149" w:rsidP="00585149">
                        <w:pPr>
                          <w:autoSpaceDE w:val="0"/>
                          <w:autoSpaceDN w:val="0"/>
                          <w:adjustRightInd w:val="0"/>
                          <w:rPr>
                            <w:rFonts w:ascii="Arial" w:hAnsi="Arial"/>
                            <w:color w:val="000000"/>
                            <w:sz w:val="29"/>
                          </w:rPr>
                        </w:pPr>
                      </w:p>
                    </w:txbxContent>
                  </v:textbox>
                </v:rect>
                <v:rect id="AutoShape 5" o:spid="_x0000_s1029" style="position:absolute;top:11889;width:54864;height:58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ECGwwAAANoAAAAPAAAAZHJzL2Rvd25yZXYueG1sRI9Ba8JA&#10;FITvgv9heUIvopsWkR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lWRAhsMAAADaAAAADwAA&#10;AAAAAAAAAAAAAAAHAgAAZHJzL2Rvd25yZXYueG1sUEsFBgAAAAADAAMAtwAAAPcCAAAAAA==&#10;" filled="f" stroked="f">
                  <o:lock v:ext="edit" aspectratio="t"/>
                </v:rect>
                <v:rect id="Rectangle 6" o:spid="_x0000_s1030" style="position:absolute;top:1457;width:28565;height:68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" filled="f" fillcolor="#b2b2b2">
                  <v:textbox inset="5.76pt,2.88pt,5.76pt,2.88pt"/>
                </v:rect>
                <v:rect id="Rectangle 7" o:spid="_x0000_s1031" style="position:absolute;left:28523;top:1600;width:26341;height:68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" fillcolor="#ddd"/>
                <v:line id="Line 8" o:spid="_x0000_s1032" style="position:absolute;flip:x;visibility:visible;mso-wrap-style:square" from="27803,31802" to="27803,48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" strokeweight="1.5pt"/>
                <v:shape id="Picture 9" o:spid="_x0000_s1033" type="#_x0000_t75" alt="BD14565_" style="position:absolute;left:33912;top:48142;width:1030;height: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">
                  <v:imagedata r:id="rId9" o:title="BD14565_"/>
                </v:shape>
                <v:line id="Line 10" o:spid="_x0000_s1034" style="position:absolute;visibility:visible;mso-wrap-style:square" from="27779,31814" to="39319,31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" strokeweight="1.5pt">
                  <v:stroke endarrow="block"/>
                </v:line>
                <v:shapetype id="_x0000_t202" coordsize="21600,21600" o:spt="202" path="m,l,21600r21600,l21600,xe">
                  <v:stroke joinstyle="miter"/>
                  <v:path gradientshapeok="t" o:connecttype="rect"/>
                </v:shapetype>
                <v:shape id="Text Box 11" o:spid="_x0000_s1035" type="#_x0000_t202" style="position:absolute;left:41928;top:13003;width:8059;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">
                  <v:textbox inset="1.62561mm,.81281mm,1.62561mm,.81281mm">
                    <w:txbxContent>
                      <w:p w14:paraId="11A7BADA" w14:textId="77777777" w:rsidR="00585149" w:rsidRDefault="00585149" w:rsidP="00585149">
                        <w:pPr>
                          <w:autoSpaceDE w:val="0"/>
                          <w:autoSpaceDN w:val="0"/>
                          <w:adjustRightInd w:val="0"/>
                          <w:jc w:val="center"/>
                          <w:rPr>
                            <w:rFonts w:ascii="Arial" w:hAnsi="Arial"/>
                            <w:color w:val="000000"/>
                            <w:sz w:val="13"/>
                          </w:rPr>
                        </w:pPr>
                      </w:p>
                      <w:p w14:paraId="6AB802A7"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 xml:space="preserve">Weather </w:t>
                        </w:r>
                      </w:p>
                    </w:txbxContent>
                  </v:textbox>
                </v:shape>
                <v:shape id="Text Box 12" o:spid="_x0000_s1036" type="#_x0000_t202" style="position:absolute;left:41928;top:16417;width:8059;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">
                  <v:textbox inset="1.62561mm,.81281mm,1.62561mm,.81281mm">
                    <w:txbxContent>
                      <w:p w14:paraId="3B46C5AE" w14:textId="77777777" w:rsidR="00585149" w:rsidRDefault="00585149" w:rsidP="00585149">
                        <w:pPr>
                          <w:autoSpaceDE w:val="0"/>
                          <w:autoSpaceDN w:val="0"/>
                          <w:adjustRightInd w:val="0"/>
                          <w:jc w:val="center"/>
                          <w:rPr>
                            <w:rFonts w:ascii="Arial" w:hAnsi="Arial"/>
                            <w:color w:val="000000"/>
                            <w:sz w:val="13"/>
                          </w:rPr>
                        </w:pPr>
                        <w:r>
                          <w:rPr>
                            <w:rFonts w:ascii="Arial" w:hAnsi="Arial"/>
                            <w:color w:val="000000"/>
                            <w:sz w:val="13"/>
                          </w:rPr>
                          <w:t>Bird</w:t>
                        </w:r>
                      </w:p>
                      <w:p w14:paraId="251A7FA0"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 xml:space="preserve">Observations </w:t>
                        </w:r>
                      </w:p>
                    </w:txbxContent>
                  </v:textbox>
                </v:shape>
                <v:line id="Line 13" o:spid="_x0000_s1037" style="position:absolute;flip:y;visibility:visible;mso-wrap-style:square" from="12411,16304" to="18208,16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" strokeweight="1.5pt">
                  <v:stroke endarrow="block"/>
                </v:line>
                <v:shape id="Text Box 14" o:spid="_x0000_s1038" type="#_x0000_t202" style="position:absolute;left:17397;top:40805;width:8065;height:4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">
                  <v:textbox inset="1.62561mm,.81281mm,1.62561mm,.81281mm">
                    <w:txbxContent>
                      <w:p w14:paraId="5F2ACDC9" w14:textId="77777777" w:rsidR="00585149" w:rsidRDefault="00585149" w:rsidP="00585149">
                        <w:pPr>
                          <w:autoSpaceDE w:val="0"/>
                          <w:autoSpaceDN w:val="0"/>
                          <w:adjustRightInd w:val="0"/>
                          <w:jc w:val="center"/>
                          <w:rPr>
                            <w:rFonts w:ascii="Arial" w:hAnsi="Arial"/>
                            <w:color w:val="000000"/>
                            <w:sz w:val="13"/>
                          </w:rPr>
                        </w:pPr>
                      </w:p>
                      <w:p w14:paraId="08256E1E"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 xml:space="preserve">Sampling Period and Location </w:t>
                        </w:r>
                      </w:p>
                    </w:txbxContent>
                  </v:textbox>
                </v:shape>
                <v:shape id="Text Box 15" o:spid="_x0000_s1039" type="#_x0000_t202" style="position:absolute;left:3657;top:15172;width:9425;height:3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" filled="f" fillcolor="#bbe0e3" stroked="f">
                  <v:textbox inset="1.62561mm,.81281mm,1.62561mm,.81281mm">
                    <w:txbxContent>
                      <w:p w14:paraId="15ADB014" w14:textId="77777777" w:rsidR="00585149" w:rsidRDefault="00585149" w:rsidP="00585149">
                        <w:pPr>
                          <w:autoSpaceDE w:val="0"/>
                          <w:autoSpaceDN w:val="0"/>
                          <w:adjustRightInd w:val="0"/>
                          <w:rPr>
                            <w:rFonts w:ascii="Arial" w:hAnsi="Arial"/>
                            <w:color w:val="000000"/>
                            <w:sz w:val="29"/>
                          </w:rPr>
                        </w:pPr>
                        <w:r>
                          <w:rPr>
                            <w:rFonts w:ascii="Arial" w:hAnsi="Arial"/>
                            <w:b/>
                            <w:color w:val="000000"/>
                            <w:sz w:val="22"/>
                          </w:rPr>
                          <w:t>Bird Data</w:t>
                        </w:r>
                      </w:p>
                    </w:txbxContent>
                  </v:textbox>
                </v:shape>
                <v:shape id="Text Box 16" o:spid="_x0000_s1040" type="#_x0000_t202" style="position:absolute;left:5638;top:33183;width:6706;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" filled="f" fillcolor="#bbe0e3" stroked="f">
                  <v:textbox inset="1.62561mm,.81281mm,1.62561mm,.81281mm">
                    <w:txbxContent>
                      <w:p w14:paraId="55CBB6DB" w14:textId="77777777" w:rsidR="00585149" w:rsidRDefault="00585149" w:rsidP="00585149">
                        <w:pPr>
                          <w:autoSpaceDE w:val="0"/>
                          <w:autoSpaceDN w:val="0"/>
                          <w:adjustRightInd w:val="0"/>
                          <w:rPr>
                            <w:rFonts w:ascii="Arial" w:hAnsi="Arial"/>
                            <w:color w:val="000000"/>
                            <w:sz w:val="29"/>
                          </w:rPr>
                        </w:pPr>
                        <w:r>
                          <w:rPr>
                            <w:rFonts w:ascii="Arial" w:hAnsi="Arial"/>
                            <w:b/>
                            <w:color w:val="000000"/>
                            <w:sz w:val="22"/>
                          </w:rPr>
                          <w:t>Habitat</w:t>
                        </w:r>
                      </w:p>
                    </w:txbxContent>
                  </v:textbox>
                </v:shape>
                <v:rect id="Rectangle 17" o:spid="_x0000_s1041" style="position:absolute;top:68554;width:1475;height:2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" filled="f" fillcolor="#bbe0e3" stroked="f">
                  <v:textbox inset="5.76pt,2.88pt,5.76pt,2.88pt">
                    <w:txbxContent>
                      <w:p w14:paraId="513C5F02" w14:textId="77777777" w:rsidR="00585149" w:rsidRDefault="00585149" w:rsidP="00585149">
                        <w:pPr>
                          <w:autoSpaceDE w:val="0"/>
                          <w:autoSpaceDN w:val="0"/>
                          <w:adjustRightInd w:val="0"/>
                          <w:rPr>
                            <w:rFonts w:ascii="Arial" w:hAnsi="Arial"/>
                            <w:color w:val="000000"/>
                            <w:sz w:val="29"/>
                          </w:rPr>
                        </w:pPr>
                      </w:p>
                    </w:txbxContent>
                  </v:textbox>
                </v:rect>
                <v:line id="Line 18" o:spid="_x0000_s1042" style="position:absolute;visibility:visible;mso-wrap-style:square" from="27675,16837" to="39928,16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" strokeweight="1.5pt">
                  <v:stroke endarrow="block"/>
                </v:line>
                <v:line id="Line 19" o:spid="_x0000_s1043" style="position:absolute;flip:x;visibility:visible;mso-wrap-style:square" from="34674,42014" to="34747,53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" strokeweight="1.5pt"/>
                <v:shape id="Text Box 20" o:spid="_x0000_s1044" type="#_x0000_t202" style="position:absolute;left:41556;top:22201;width:6401;height:3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">
                  <v:textbox inset="1.62561mm,.81281mm,1.62561mm,.81281mm">
                    <w:txbxContent>
                      <w:p w14:paraId="1D0034E6" w14:textId="77777777" w:rsidR="00585149" w:rsidRDefault="00585149" w:rsidP="00585149">
                        <w:pPr>
                          <w:autoSpaceDE w:val="0"/>
                          <w:autoSpaceDN w:val="0"/>
                          <w:adjustRightInd w:val="0"/>
                          <w:jc w:val="center"/>
                          <w:rPr>
                            <w:rFonts w:ascii="Arial" w:hAnsi="Arial"/>
                            <w:color w:val="000000"/>
                            <w:sz w:val="13"/>
                          </w:rPr>
                        </w:pPr>
                      </w:p>
                      <w:p w14:paraId="2BFA15A0"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Slope and Aspect</w:t>
                        </w:r>
                      </w:p>
                    </w:txbxContent>
                  </v:textbox>
                </v:shape>
                <v:line id="Line 21" o:spid="_x0000_s1045" style="position:absolute;flip:x;visibility:visible;mso-wrap-style:square" from="12941,24412" to="13021,42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" strokeweight="1.5pt"/>
                <v:shape id="Picture 22" o:spid="_x0000_s1046" type="#_x0000_t75" alt="BD14565_" style="position:absolute;left:26901;top:43117;width:1030;height: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">
                  <v:imagedata r:id="rId9" o:title="BD14565_"/>
                </v:shape>
                <v:line id="Line 23" o:spid="_x0000_s1047" style="position:absolute;visibility:visible;mso-wrap-style:square" from="34643,42050" to="40306,42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" strokeweight="1.5pt">
                  <v:stroke endarrow="block"/>
                </v:line>
                <v:shape id="Picture 24" o:spid="_x0000_s1048" type="#_x0000_t75" alt="BD14565_" style="position:absolute;left:12192;top:34049;width:1030;height: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">
                  <v:imagedata r:id="rId9" o:title="BD14565_"/>
                </v:shape>
                <v:line id="Line 25" o:spid="_x0000_s1049" style="position:absolute;visibility:visible;mso-wrap-style:square" from="12777,43117" to="17141,4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" strokeweight="1.5pt">
                  <v:stroke endarrow="block"/>
                </v:line>
                <v:shape id="Text Box 26" o:spid="_x0000_s1050" type="#_x0000_t202" style="position:absolute;left:41251;top:29372;width:8065;height:4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">
                  <v:textbox inset="1.62561mm,.81281mm,1.62561mm,.81281mm">
                    <w:txbxContent>
                      <w:p w14:paraId="416FA889" w14:textId="77777777" w:rsidR="00585149" w:rsidRDefault="00585149" w:rsidP="00585149">
                        <w:pPr>
                          <w:autoSpaceDE w:val="0"/>
                          <w:autoSpaceDN w:val="0"/>
                          <w:adjustRightInd w:val="0"/>
                          <w:jc w:val="center"/>
                          <w:rPr>
                            <w:rFonts w:ascii="Arial" w:hAnsi="Arial"/>
                            <w:color w:val="000000"/>
                            <w:sz w:val="13"/>
                          </w:rPr>
                        </w:pPr>
                      </w:p>
                      <w:p w14:paraId="73A15899" w14:textId="77777777" w:rsidR="00585149" w:rsidRDefault="00585149" w:rsidP="00585149">
                        <w:pPr>
                          <w:autoSpaceDE w:val="0"/>
                          <w:autoSpaceDN w:val="0"/>
                          <w:adjustRightInd w:val="0"/>
                          <w:jc w:val="center"/>
                          <w:rPr>
                            <w:rFonts w:ascii="Arial" w:hAnsi="Arial"/>
                            <w:color w:val="000000"/>
                            <w:sz w:val="13"/>
                          </w:rPr>
                        </w:pPr>
                      </w:p>
                      <w:p w14:paraId="0FD0D4B4"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 xml:space="preserve">Vegetation Type </w:t>
                        </w:r>
                      </w:p>
                    </w:txbxContent>
                  </v:textbox>
                </v:shape>
                <v:group id="Group 27" o:spid="_x0000_s1051" style="position:absolute;left:41087;top:38185;width:11948;height:8565" coordorigin="3235,3073" coordsize="94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Text Box 28" o:spid="_x0000_s1052" type="#_x0000_t202" style="position:absolute;left:3235;top:3073;width:941;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">
                    <v:textbox inset="1.62561mm,.81281mm,1.62561mm,.81281mm">
                      <w:txbxContent>
                        <w:p w14:paraId="21C1ED7E"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Tree Tally</w:t>
                          </w:r>
                        </w:p>
                      </w:txbxContent>
                    </v:textbox>
                  </v:shape>
                  <v:shape id="Text Box 29" o:spid="_x0000_s1053" type="#_x0000_t202" style="position:absolute;left:3235;top:3241;width:941;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">
                    <v:textbox inset="1.62561mm,.81281mm,1.62561mm,.81281mm">
                      <w:txbxContent>
                        <w:p w14:paraId="280046DE"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Canopy Height</w:t>
                          </w:r>
                        </w:p>
                      </w:txbxContent>
                    </v:textbox>
                  </v:shape>
                  <v:shape id="Text Box 30" o:spid="_x0000_s1054" type="#_x0000_t202" style="position:absolute;left:3235;top:3409;width:941;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">
                    <v:textbox inset="1.62561mm,.81281mm,1.62561mm,.81281mm">
                      <w:txbxContent>
                        <w:p w14:paraId="2944E891"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Canopy Cover</w:t>
                          </w:r>
                        </w:p>
                      </w:txbxContent>
                    </v:textbox>
                  </v:shape>
                  <v:shape id="Text Box 31" o:spid="_x0000_s1055" type="#_x0000_t202" style="position:absolute;left:3235;top:3577;width:941;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">
                    <v:textbox inset="1.62561mm,.81281mm,1.62561mm,.81281mm">
                      <w:txbxContent>
                        <w:p w14:paraId="7480E2DA"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Basal Area</w:t>
                          </w:r>
                        </w:p>
                      </w:txbxContent>
                    </v:textbox>
                  </v:shape>
                </v:group>
                <v:group id="Group 32" o:spid="_x0000_s1056" style="position:absolute;left:41239;top:49387;width:11948;height:9779" coordorigin="3235,3073" coordsize="94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Text Box 33" o:spid="_x0000_s1057" type="#_x0000_t202" style="position:absolute;left:3235;top:3073;width:941;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">
                    <v:textbox inset="1.62561mm,.81281mm,1.62561mm,.81281mm">
                      <w:txbxContent>
                        <w:p w14:paraId="7BE7DC6D"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Ground Cover</w:t>
                          </w:r>
                        </w:p>
                      </w:txbxContent>
                    </v:textbox>
                  </v:shape>
                  <v:shape id="Text Box 34" o:spid="_x0000_s1058" type="#_x0000_t202" style="position:absolute;left:3235;top:3241;width:941;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">
                    <v:textbox inset="1.62561mm,.81281mm,1.62561mm,.81281mm">
                      <w:txbxContent>
                        <w:p w14:paraId="67626464"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Foliar Cover</w:t>
                          </w:r>
                        </w:p>
                      </w:txbxContent>
                    </v:textbox>
                  </v:shape>
                  <v:shape id="Text Box 35" o:spid="_x0000_s1059" type="#_x0000_t202" style="position:absolute;left:3235;top:3409;width:941;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">
                    <v:textbox inset="1.62561mm,.81281mm,1.62561mm,.81281mm">
                      <w:txbxContent>
                        <w:p w14:paraId="050802C4"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Horizontal Vegetative Structure</w:t>
                          </w:r>
                        </w:p>
                      </w:txbxContent>
                    </v:textbox>
                  </v:shape>
                  <v:shape id="Text Box 36" o:spid="_x0000_s1060" type="#_x0000_t202" style="position:absolute;left:3235;top:3577;width:941;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">
                    <v:textbox inset="1.62561mm,.81281mm,1.62561mm,.81281mm">
                      <w:txbxContent>
                        <w:p w14:paraId="14A24C95"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Vertical Vegetative Structure</w:t>
                          </w:r>
                        </w:p>
                      </w:txbxContent>
                    </v:textbox>
                  </v:shape>
                </v:group>
                <v:line id="Line 37" o:spid="_x0000_s1061" style="position:absolute;visibility:visible;mso-wrap-style:square" from="34570,53785" to="40538,53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" strokeweight="1.5pt">
                  <v:stroke endarrow="block"/>
                </v:line>
                <v:line id="Line 38" o:spid="_x0000_s1062" style="position:absolute;visibility:visible;mso-wrap-style:square" from="27633,48528" to="33296,48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" strokeweight="1.5pt">
                  <v:stroke endarrow="block"/>
                </v:line>
                <v:shape id="Text Box 39" o:spid="_x0000_s1063" type="#_x0000_t202" style="position:absolute;left:17093;top:22284;width:8065;height:3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">
                  <v:textbox inset="1.62561mm,.81281mm,1.62561mm,.81281mm">
                    <w:txbxContent>
                      <w:p w14:paraId="64265AD5" w14:textId="77777777" w:rsidR="00585149" w:rsidRDefault="00585149" w:rsidP="00585149">
                        <w:pPr>
                          <w:autoSpaceDE w:val="0"/>
                          <w:autoSpaceDN w:val="0"/>
                          <w:adjustRightInd w:val="0"/>
                          <w:jc w:val="center"/>
                          <w:rPr>
                            <w:rFonts w:ascii="Arial" w:hAnsi="Arial"/>
                            <w:color w:val="000000"/>
                            <w:sz w:val="13"/>
                          </w:rPr>
                        </w:pPr>
                        <w:r>
                          <w:rPr>
                            <w:rFonts w:ascii="Arial" w:hAnsi="Arial"/>
                            <w:color w:val="000000"/>
                            <w:sz w:val="13"/>
                          </w:rPr>
                          <w:t>Location Only</w:t>
                        </w:r>
                      </w:p>
                      <w:p w14:paraId="2E777FB0"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 xml:space="preserve">(Permanent Features) </w:t>
                        </w:r>
                      </w:p>
                    </w:txbxContent>
                  </v:textbox>
                </v:shape>
                <v:shape id="Text Box 40" o:spid="_x0000_s1064" type="#_x0000_t202" style="position:absolute;left:23725;top:37148;width:3646;height:1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">
                  <v:textbox inset="1.62561mm,.81281mm,1.62561mm,.81281mm">
                    <w:txbxContent>
                      <w:p w14:paraId="3C823D7D" w14:textId="77777777" w:rsidR="00585149" w:rsidRDefault="00585149" w:rsidP="00585149">
                        <w:pPr>
                          <w:autoSpaceDE w:val="0"/>
                          <w:autoSpaceDN w:val="0"/>
                          <w:adjustRightInd w:val="0"/>
                          <w:jc w:val="center"/>
                          <w:rPr>
                            <w:rFonts w:ascii="Arial" w:hAnsi="Arial"/>
                            <w:color w:val="000000"/>
                            <w:sz w:val="13"/>
                          </w:rPr>
                        </w:pPr>
                        <w:r>
                          <w:rPr>
                            <w:rFonts w:ascii="Arial" w:hAnsi="Arial"/>
                            <w:color w:val="000000"/>
                            <w:sz w:val="13"/>
                          </w:rPr>
                          <w:t>Plot</w:t>
                        </w:r>
                      </w:p>
                    </w:txbxContent>
                  </v:textbox>
                </v:shape>
                <v:shape id="Text Box 41" o:spid="_x0000_s1065" type="#_x0000_t202" style="position:absolute;left:30175;top:44385;width:4102;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">
                  <v:textbox inset="1.62561mm,.81281mm,1.62561mm,.81281mm">
                    <w:txbxContent>
                      <w:p w14:paraId="50D33C1D" w14:textId="77777777" w:rsidR="00585149" w:rsidRDefault="00585149" w:rsidP="00585149">
                        <w:pPr>
                          <w:autoSpaceDE w:val="0"/>
                          <w:autoSpaceDN w:val="0"/>
                          <w:adjustRightInd w:val="0"/>
                          <w:jc w:val="center"/>
                          <w:rPr>
                            <w:rFonts w:ascii="Arial" w:hAnsi="Arial"/>
                            <w:color w:val="000000"/>
                            <w:sz w:val="13"/>
                          </w:rPr>
                        </w:pPr>
                        <w:r>
                          <w:rPr>
                            <w:rFonts w:ascii="Arial" w:hAnsi="Arial"/>
                            <w:color w:val="000000"/>
                            <w:sz w:val="13"/>
                          </w:rPr>
                          <w:t>Subplot</w:t>
                        </w:r>
                      </w:p>
                    </w:txbxContent>
                  </v:textbox>
                </v:shape>
                <v:shape id="Text Box 42" o:spid="_x0000_s1066" type="#_x0000_t202" style="position:absolute;left:18769;top:13904;width:8065;height:4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">
                  <v:textbox inset="1.62561mm,.81281mm,1.62561mm,.81281mm">
                    <w:txbxContent>
                      <w:p w14:paraId="2A9BFE2B" w14:textId="77777777" w:rsidR="00585149" w:rsidRDefault="00585149" w:rsidP="00585149">
                        <w:pPr>
                          <w:autoSpaceDE w:val="0"/>
                          <w:autoSpaceDN w:val="0"/>
                          <w:adjustRightInd w:val="0"/>
                          <w:jc w:val="center"/>
                          <w:rPr>
                            <w:rFonts w:ascii="Arial" w:hAnsi="Arial"/>
                            <w:color w:val="000000"/>
                            <w:sz w:val="13"/>
                          </w:rPr>
                        </w:pPr>
                      </w:p>
                      <w:p w14:paraId="3D729150"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 xml:space="preserve">Sampling Period and Location </w:t>
                        </w:r>
                      </w:p>
                    </w:txbxContent>
                  </v:textbox>
                </v:shape>
                <v:shape id="Text Box 43" o:spid="_x0000_s1067" type="#_x0000_t202" style="position:absolute;left:31266;top:14514;width:3645;height:1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">
                  <v:textbox inset="1.62561mm,.81281mm,1.62561mm,.81281mm">
                    <w:txbxContent>
                      <w:p w14:paraId="22AA0CBE" w14:textId="77777777" w:rsidR="00585149" w:rsidRDefault="00585149" w:rsidP="00585149">
                        <w:pPr>
                          <w:autoSpaceDE w:val="0"/>
                          <w:autoSpaceDN w:val="0"/>
                          <w:adjustRightInd w:val="0"/>
                          <w:jc w:val="center"/>
                          <w:rPr>
                            <w:rFonts w:ascii="Arial" w:hAnsi="Arial"/>
                            <w:color w:val="000000"/>
                            <w:sz w:val="13"/>
                          </w:rPr>
                        </w:pPr>
                        <w:r>
                          <w:rPr>
                            <w:rFonts w:ascii="Arial" w:hAnsi="Arial"/>
                            <w:color w:val="000000"/>
                            <w:sz w:val="13"/>
                          </w:rPr>
                          <w:t>Plot</w:t>
                        </w:r>
                      </w:p>
                    </w:txbxContent>
                  </v:textbox>
                </v:shape>
                <v:line id="Line 44" o:spid="_x0000_s1068" style="position:absolute;visibility:visible;mso-wrap-style:square" from="26231,24311" to="39776,24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" strokeweight="1.5pt">
                  <v:stroke endarrow="block"/>
                </v:line>
                <v:line id="Line 45" o:spid="_x0000_s1069" style="position:absolute;visibility:visible;mso-wrap-style:square" from="13002,24293" to="16002,24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" strokeweight="1.5pt">
                  <v:stroke endarrow="block"/>
                </v:line>
                <v:shape id="Text Box 46" o:spid="_x0000_s1070" type="#_x0000_t202" style="position:absolute;left:31089;top:22136;width:4103;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">
                  <v:textbox inset="1.62561mm,.81281mm,1.62561mm,.81281mm">
                    <w:txbxContent>
                      <w:p w14:paraId="4FE4BB2A" w14:textId="77777777" w:rsidR="00585149" w:rsidRDefault="00585149" w:rsidP="00585149">
                        <w:pPr>
                          <w:autoSpaceDE w:val="0"/>
                          <w:autoSpaceDN w:val="0"/>
                          <w:adjustRightInd w:val="0"/>
                          <w:jc w:val="center"/>
                          <w:rPr>
                            <w:rFonts w:ascii="Arial" w:hAnsi="Arial"/>
                            <w:color w:val="000000"/>
                            <w:sz w:val="13"/>
                          </w:rPr>
                        </w:pPr>
                        <w:r>
                          <w:rPr>
                            <w:rFonts w:ascii="Arial" w:hAnsi="Arial"/>
                            <w:color w:val="000000"/>
                            <w:sz w:val="13"/>
                          </w:rPr>
                          <w:t>Subplot</w:t>
                        </w:r>
                      </w:p>
                    </w:txbxContent>
                  </v:textbox>
                </v:shape>
                <w10:anchorlock/>
              </v:group>
            </w:pict>
          </mc:Fallback>
        </mc:AlternateContent>
      </w:r>
    </w:p>
    <w:p w14:paraId="0616600C" w14:textId="030992D2" w:rsidR="009B45D4" w:rsidRPr="00DE34FE" w:rsidRDefault="00585149" w:rsidP="009B45D4">
      <w:pPr>
        <w:spacing w:before="120" w:after="200"/>
        <w:rPr>
          <w:rFonts w:ascii="Arial" w:hAnsi="Arial" w:cs="Arial"/>
          <w:color w:val="FF0000"/>
          <w:sz w:val="20"/>
          <w:szCs w:val="20"/>
        </w:rPr>
      </w:pPr>
      <w:r w:rsidRPr="00547A08">
        <w:rPr>
          <w:rFonts w:ascii="Arial" w:hAnsi="Arial" w:cs="Arial"/>
          <w:b/>
          <w:sz w:val="20"/>
          <w:szCs w:val="20"/>
        </w:rPr>
        <w:t>Figure 6.1</w:t>
      </w:r>
      <w:r w:rsidRPr="00DE34FE">
        <w:rPr>
          <w:rFonts w:ascii="Arial" w:hAnsi="Arial" w:cs="Arial"/>
          <w:sz w:val="20"/>
          <w:szCs w:val="20"/>
        </w:rPr>
        <w:t xml:space="preserve">. </w:t>
      </w:r>
      <w:r w:rsidR="00AD4D35">
        <w:rPr>
          <w:rFonts w:ascii="Arial" w:hAnsi="Arial" w:cs="Arial"/>
          <w:sz w:val="20"/>
          <w:szCs w:val="20"/>
        </w:rPr>
        <w:t>Data</w:t>
      </w:r>
      <w:r w:rsidR="00572646" w:rsidRPr="00DE34FE">
        <w:rPr>
          <w:rFonts w:ascii="Arial" w:hAnsi="Arial" w:cs="Arial"/>
          <w:sz w:val="20"/>
          <w:szCs w:val="20"/>
        </w:rPr>
        <w:t xml:space="preserve"> model</w:t>
      </w:r>
      <w:r w:rsidR="005928C9" w:rsidRPr="00DE34FE">
        <w:rPr>
          <w:rFonts w:ascii="Arial" w:hAnsi="Arial" w:cs="Arial"/>
          <w:sz w:val="20"/>
          <w:szCs w:val="20"/>
        </w:rPr>
        <w:t xml:space="preserve"> </w:t>
      </w:r>
      <w:r w:rsidR="00CD7485" w:rsidRPr="00DE34FE">
        <w:rPr>
          <w:rFonts w:ascii="Arial" w:hAnsi="Arial" w:cs="Arial"/>
          <w:sz w:val="20"/>
          <w:szCs w:val="20"/>
        </w:rPr>
        <w:t>for</w:t>
      </w:r>
      <w:r w:rsidRPr="00DE34FE">
        <w:rPr>
          <w:rFonts w:ascii="Arial" w:hAnsi="Arial" w:cs="Arial"/>
          <w:sz w:val="20"/>
          <w:szCs w:val="20"/>
        </w:rPr>
        <w:t xml:space="preserve"> </w:t>
      </w:r>
      <w:r w:rsidR="005F704F" w:rsidRPr="00F05A5F">
        <w:rPr>
          <w:sz w:val="23"/>
          <w:szCs w:val="23"/>
        </w:rPr>
        <w:t xml:space="preserve">Heartland Inventory and Monitoring </w:t>
      </w:r>
      <w:r w:rsidR="005F704F">
        <w:rPr>
          <w:sz w:val="23"/>
          <w:szCs w:val="23"/>
        </w:rPr>
        <w:t>Network</w:t>
      </w:r>
      <w:r w:rsidR="00572646" w:rsidRPr="00DE34FE">
        <w:rPr>
          <w:rFonts w:ascii="Arial" w:hAnsi="Arial" w:cs="Arial"/>
          <w:sz w:val="20"/>
          <w:szCs w:val="20"/>
        </w:rPr>
        <w:t xml:space="preserve"> breeding bird </w:t>
      </w:r>
      <w:r w:rsidRPr="00DE34FE">
        <w:rPr>
          <w:rFonts w:ascii="Arial" w:hAnsi="Arial" w:cs="Arial"/>
          <w:sz w:val="20"/>
          <w:szCs w:val="20"/>
        </w:rPr>
        <w:t>database.</w:t>
      </w:r>
    </w:p>
    <w:p w14:paraId="236F4D68" w14:textId="77777777" w:rsidR="00EB5802" w:rsidRDefault="00EB5802" w:rsidP="00DE34FE">
      <w:pPr>
        <w:spacing w:after="200" w:line="276" w:lineRule="auto"/>
        <w:rPr>
          <w:rFonts w:ascii="Arial" w:hAnsi="Arial" w:cs="Arial"/>
          <w:b/>
        </w:rPr>
      </w:pPr>
    </w:p>
    <w:p w14:paraId="7FF9463A" w14:textId="77777777" w:rsidR="00EB5802" w:rsidRDefault="00EB5802" w:rsidP="00DE34FE">
      <w:pPr>
        <w:spacing w:after="200" w:line="276" w:lineRule="auto"/>
        <w:rPr>
          <w:rFonts w:ascii="Arial" w:hAnsi="Arial" w:cs="Arial"/>
          <w:b/>
        </w:rPr>
      </w:pPr>
    </w:p>
    <w:p w14:paraId="190808CC" w14:textId="77777777" w:rsidR="00BB7CED" w:rsidRPr="00DE34FE" w:rsidRDefault="00BB7CED" w:rsidP="00DE34FE">
      <w:pPr>
        <w:spacing w:after="200" w:line="276" w:lineRule="auto"/>
        <w:rPr>
          <w:rFonts w:ascii="Arial" w:hAnsi="Arial" w:cs="Arial"/>
          <w:b/>
        </w:rPr>
      </w:pPr>
      <w:r w:rsidRPr="00DE34FE">
        <w:rPr>
          <w:rFonts w:ascii="Arial" w:hAnsi="Arial" w:cs="Arial"/>
          <w:b/>
        </w:rPr>
        <w:lastRenderedPageBreak/>
        <w:t xml:space="preserve">Field Data Preparation </w:t>
      </w:r>
    </w:p>
    <w:p w14:paraId="644638F9" w14:textId="77777777" w:rsidR="00BB7CED" w:rsidRPr="00DE34FE" w:rsidRDefault="00BB7CED" w:rsidP="00DE34FE">
      <w:pPr>
        <w:spacing w:after="200" w:line="276" w:lineRule="auto"/>
        <w:rPr>
          <w:sz w:val="23"/>
          <w:szCs w:val="23"/>
        </w:rPr>
      </w:pPr>
      <w:r w:rsidRPr="00DE34FE">
        <w:rPr>
          <w:sz w:val="23"/>
          <w:szCs w:val="23"/>
        </w:rPr>
        <w:t>Quality assurance and quality control procedures related to data recording are important components of any proje</w:t>
      </w:r>
      <w:r w:rsidR="00551410">
        <w:rPr>
          <w:sz w:val="23"/>
          <w:szCs w:val="23"/>
        </w:rPr>
        <w:t>ct.  Sampling data, for example</w:t>
      </w:r>
      <w:r w:rsidRPr="00DE34FE">
        <w:rPr>
          <w:sz w:val="23"/>
          <w:szCs w:val="23"/>
        </w:rPr>
        <w:t xml:space="preserve"> sampling intervals, site conditions, species p</w:t>
      </w:r>
      <w:r w:rsidR="00F80BD0">
        <w:rPr>
          <w:sz w:val="23"/>
          <w:szCs w:val="23"/>
        </w:rPr>
        <w:t>lot</w:t>
      </w:r>
      <w:r w:rsidRPr="00DE34FE">
        <w:rPr>
          <w:sz w:val="23"/>
          <w:szCs w:val="23"/>
        </w:rPr>
        <w:t xml:space="preserve"> count data and vegetation profile data (where collected)</w:t>
      </w:r>
      <w:r w:rsidR="00551410">
        <w:rPr>
          <w:sz w:val="23"/>
          <w:szCs w:val="23"/>
        </w:rPr>
        <w:t>,</w:t>
      </w:r>
      <w:r w:rsidRPr="00DE34FE">
        <w:rPr>
          <w:sz w:val="23"/>
          <w:szCs w:val="23"/>
        </w:rPr>
        <w:t xml:space="preserve"> are recorded and checked for completeness either before leaving a site or within 24 hours of data recording.  This will aid in verification and validation of the data after entry into the database.  To prevent the complete loss of field form data due to unforeseen circumstances (i.e., fire or flood in the workplace), field sheets are scanned into a computer and electronic copies of the data sheets stored on the </w:t>
      </w:r>
      <w:r w:rsidR="005F704F" w:rsidRPr="00F05A5F">
        <w:rPr>
          <w:sz w:val="23"/>
          <w:szCs w:val="23"/>
        </w:rPr>
        <w:t xml:space="preserve">Heartland Inventory and Monitoring </w:t>
      </w:r>
      <w:r w:rsidR="005F704F">
        <w:rPr>
          <w:sz w:val="23"/>
          <w:szCs w:val="23"/>
        </w:rPr>
        <w:t>Network</w:t>
      </w:r>
      <w:r w:rsidRPr="00DE34FE">
        <w:rPr>
          <w:sz w:val="23"/>
          <w:szCs w:val="23"/>
        </w:rPr>
        <w:t xml:space="preserve"> server located at Wilson’s Creek Nat</w:t>
      </w:r>
      <w:r w:rsidR="00F17998">
        <w:rPr>
          <w:sz w:val="23"/>
          <w:szCs w:val="23"/>
        </w:rPr>
        <w:t>ional Battlefield, Republic, MO</w:t>
      </w:r>
      <w:r w:rsidRPr="00DE34FE">
        <w:rPr>
          <w:sz w:val="23"/>
          <w:szCs w:val="23"/>
        </w:rPr>
        <w:t>.</w:t>
      </w:r>
      <w:r w:rsidR="00F17998">
        <w:rPr>
          <w:sz w:val="23"/>
          <w:szCs w:val="23"/>
        </w:rPr>
        <w:t xml:space="preserve"> </w:t>
      </w:r>
      <w:r w:rsidRPr="00DE34FE">
        <w:rPr>
          <w:sz w:val="23"/>
          <w:szCs w:val="23"/>
        </w:rPr>
        <w:t xml:space="preserve">This will ensure that at least one copy of the field sheets is available for data entry and verification. </w:t>
      </w:r>
    </w:p>
    <w:p w14:paraId="77EE895A" w14:textId="4530A158" w:rsidR="00131C87" w:rsidRPr="001A5DD1" w:rsidRDefault="00BD49B8" w:rsidP="00737B78">
      <w:pPr>
        <w:spacing w:before="120" w:after="200"/>
        <w:rPr>
          <w:rFonts w:ascii="Arial" w:hAnsi="Arial" w:cs="Arial"/>
          <w:b/>
          <w:rPrChange w:id="1" w:author="Rowell, Gareth A" w:date="2022-08-26T16:00:00Z">
            <w:rPr>
              <w:rFonts w:ascii="Arial" w:hAnsi="Arial" w:cs="Arial"/>
              <w:color w:val="FF0000"/>
            </w:rPr>
          </w:rPrChange>
        </w:rPr>
      </w:pPr>
      <w:proofErr w:type="spellStart"/>
      <w:r w:rsidRPr="00DE34FE">
        <w:rPr>
          <w:rFonts w:ascii="Arial" w:hAnsi="Arial" w:cs="Arial"/>
          <w:b/>
        </w:rPr>
        <w:t>HTLN_Landbirds</w:t>
      </w:r>
      <w:proofErr w:type="spellEnd"/>
      <w:r w:rsidR="006920F6" w:rsidRPr="00DE34FE">
        <w:rPr>
          <w:rFonts w:ascii="Arial" w:hAnsi="Arial" w:cs="Arial"/>
          <w:b/>
        </w:rPr>
        <w:t xml:space="preserve"> Database</w:t>
      </w:r>
      <w:ins w:id="2" w:author="Rowell, Gareth A" w:date="2022-08-26T16:03:00Z">
        <w:r w:rsidR="00791E97">
          <w:rPr>
            <w:rFonts w:ascii="Arial" w:hAnsi="Arial" w:cs="Arial"/>
            <w:b/>
          </w:rPr>
          <w:t xml:space="preserve"> – </w:t>
        </w:r>
      </w:ins>
      <w:ins w:id="3" w:author="Rowell, Gareth A" w:date="2022-08-26T16:05:00Z">
        <w:r w:rsidR="006C18ED">
          <w:rPr>
            <w:rFonts w:ascii="Arial" w:hAnsi="Arial" w:cs="Arial"/>
            <w:b/>
          </w:rPr>
          <w:t>IRMA application</w:t>
        </w:r>
      </w:ins>
      <w:ins w:id="4" w:author="Rowell, Gareth A" w:date="2022-08-26T16:06:00Z">
        <w:r w:rsidR="006C18ED">
          <w:rPr>
            <w:rFonts w:ascii="Arial" w:hAnsi="Arial" w:cs="Arial"/>
            <w:b/>
          </w:rPr>
          <w:t xml:space="preserve"> (frontend)</w:t>
        </w:r>
      </w:ins>
    </w:p>
    <w:p w14:paraId="23D16EC6" w14:textId="0DD41345" w:rsidR="00131C87" w:rsidRDefault="00D87689">
      <w:pPr>
        <w:pBdr>
          <w:top w:val="nil"/>
          <w:left w:val="nil"/>
          <w:bottom w:val="nil"/>
          <w:right w:val="nil"/>
          <w:between w:val="nil"/>
        </w:pBdr>
        <w:spacing w:after="200" w:line="276" w:lineRule="auto"/>
        <w:rPr>
          <w:ins w:id="5" w:author="Rowell, Gareth A" w:date="2022-08-26T15:42:00Z"/>
          <w:sz w:val="23"/>
          <w:szCs w:val="23"/>
        </w:rPr>
      </w:pPr>
      <w:r w:rsidRPr="00DE34FE">
        <w:rPr>
          <w:sz w:val="23"/>
          <w:szCs w:val="23"/>
        </w:rPr>
        <w:t>The</w:t>
      </w:r>
      <w:ins w:id="6" w:author="Rowell, Gareth A" w:date="2022-08-26T15:41:00Z">
        <w:r w:rsidR="00131C87">
          <w:rPr>
            <w:sz w:val="23"/>
            <w:szCs w:val="23"/>
          </w:rPr>
          <w:t xml:space="preserve"> </w:t>
        </w:r>
        <w:proofErr w:type="spellStart"/>
        <w:r w:rsidR="00131C87">
          <w:rPr>
            <w:sz w:val="23"/>
            <w:szCs w:val="23"/>
          </w:rPr>
          <w:t>HTLN_Landbirds</w:t>
        </w:r>
        <w:proofErr w:type="spellEnd"/>
        <w:r w:rsidR="00131C87">
          <w:rPr>
            <w:sz w:val="23"/>
            <w:szCs w:val="23"/>
          </w:rPr>
          <w:t xml:space="preserve"> </w:t>
        </w:r>
      </w:ins>
      <w:ins w:id="7" w:author="Rowell, Gareth A" w:date="2022-08-26T16:00:00Z">
        <w:r w:rsidR="001A5DD1">
          <w:rPr>
            <w:sz w:val="23"/>
            <w:szCs w:val="23"/>
          </w:rPr>
          <w:t xml:space="preserve">database </w:t>
        </w:r>
      </w:ins>
      <w:ins w:id="8" w:author="Rowell, Gareth A" w:date="2022-08-26T15:41:00Z">
        <w:r w:rsidR="00131C87">
          <w:rPr>
            <w:sz w:val="23"/>
            <w:szCs w:val="23"/>
          </w:rPr>
          <w:t xml:space="preserve">is part of the NPS IRMA system. Open a web browser, preferably MS Edge and navigate to the </w:t>
        </w:r>
      </w:ins>
      <w:ins w:id="9" w:author="Rowell, Gareth A" w:date="2022-08-26T15:42:00Z">
        <w:r w:rsidR="00131C87">
          <w:rPr>
            <w:sz w:val="23"/>
            <w:szCs w:val="23"/>
          </w:rPr>
          <w:t>IRMA home page here:</w:t>
        </w:r>
      </w:ins>
    </w:p>
    <w:p w14:paraId="486B1523" w14:textId="6DDFA620" w:rsidR="00131C87" w:rsidRDefault="00131C87">
      <w:pPr>
        <w:pBdr>
          <w:top w:val="nil"/>
          <w:left w:val="nil"/>
          <w:bottom w:val="nil"/>
          <w:right w:val="nil"/>
          <w:between w:val="nil"/>
        </w:pBdr>
        <w:spacing w:after="200" w:line="276" w:lineRule="auto"/>
        <w:rPr>
          <w:ins w:id="10" w:author="Rowell, Gareth A" w:date="2022-08-26T15:42:00Z"/>
          <w:sz w:val="23"/>
          <w:szCs w:val="23"/>
        </w:rPr>
      </w:pPr>
      <w:ins w:id="11" w:author="Rowell, Gareth A" w:date="2022-08-26T15:42:00Z">
        <w:r>
          <w:rPr>
            <w:sz w:val="23"/>
            <w:szCs w:val="23"/>
          </w:rPr>
          <w:fldChar w:fldCharType="begin"/>
        </w:r>
        <w:r>
          <w:rPr>
            <w:sz w:val="23"/>
            <w:szCs w:val="23"/>
          </w:rPr>
          <w:instrText xml:space="preserve"> HYPERLINK "</w:instrText>
        </w:r>
        <w:r w:rsidRPr="00131C87">
          <w:rPr>
            <w:sz w:val="23"/>
            <w:szCs w:val="23"/>
          </w:rPr>
          <w:instrText>https://irma.nps.gov/Portal/</w:instrText>
        </w:r>
        <w:r>
          <w:rPr>
            <w:sz w:val="23"/>
            <w:szCs w:val="23"/>
          </w:rPr>
          <w:instrText xml:space="preserve">" </w:instrText>
        </w:r>
        <w:r>
          <w:rPr>
            <w:sz w:val="23"/>
            <w:szCs w:val="23"/>
          </w:rPr>
          <w:fldChar w:fldCharType="separate"/>
        </w:r>
        <w:r w:rsidRPr="006639CE">
          <w:rPr>
            <w:rStyle w:val="Hyperlink"/>
            <w:sz w:val="23"/>
            <w:szCs w:val="23"/>
          </w:rPr>
          <w:t>https://irma.nps.gov/Portal/</w:t>
        </w:r>
        <w:r>
          <w:rPr>
            <w:sz w:val="23"/>
            <w:szCs w:val="23"/>
          </w:rPr>
          <w:fldChar w:fldCharType="end"/>
        </w:r>
      </w:ins>
    </w:p>
    <w:p w14:paraId="285B3FBF" w14:textId="425B7DF4" w:rsidR="00131C87" w:rsidRDefault="00791E97">
      <w:pPr>
        <w:pBdr>
          <w:top w:val="nil"/>
          <w:left w:val="nil"/>
          <w:bottom w:val="nil"/>
          <w:right w:val="nil"/>
          <w:between w:val="nil"/>
        </w:pBdr>
        <w:spacing w:after="200" w:line="276" w:lineRule="auto"/>
        <w:rPr>
          <w:ins w:id="12" w:author="Rowell, Gareth A" w:date="2022-08-26T15:44:00Z"/>
          <w:sz w:val="23"/>
          <w:szCs w:val="23"/>
        </w:rPr>
      </w:pPr>
      <w:ins w:id="13" w:author="Rowell, Gareth A" w:date="2022-08-26T16:01:00Z">
        <w:r>
          <w:rPr>
            <w:sz w:val="23"/>
            <w:szCs w:val="23"/>
          </w:rPr>
          <w:t>Be sure you are either on the NPS domain (</w:t>
        </w:r>
      </w:ins>
      <w:ins w:id="14" w:author="Rowell, Gareth A" w:date="2022-08-26T16:02:00Z">
        <w:r>
          <w:rPr>
            <w:sz w:val="23"/>
            <w:szCs w:val="23"/>
          </w:rPr>
          <w:t>at an NPS park) or using the Pulse Secure VP</w:t>
        </w:r>
      </w:ins>
      <w:r w:rsidR="00772BBB">
        <w:rPr>
          <w:sz w:val="23"/>
          <w:szCs w:val="23"/>
        </w:rPr>
        <w:t>N</w:t>
      </w:r>
      <w:ins w:id="15" w:author="Rowell, Gareth A" w:date="2022-08-26T16:02:00Z">
        <w:r>
          <w:rPr>
            <w:sz w:val="23"/>
            <w:szCs w:val="23"/>
          </w:rPr>
          <w:t xml:space="preserve"> from a remote site.  To find the </w:t>
        </w:r>
      </w:ins>
      <w:proofErr w:type="spellStart"/>
      <w:ins w:id="16" w:author="Rowell, Gareth A" w:date="2022-08-26T15:43:00Z">
        <w:r w:rsidR="00131C87">
          <w:rPr>
            <w:sz w:val="23"/>
            <w:szCs w:val="23"/>
          </w:rPr>
          <w:t>HTLN_Landbirds</w:t>
        </w:r>
        <w:proofErr w:type="spellEnd"/>
        <w:r w:rsidR="00131C87">
          <w:rPr>
            <w:sz w:val="23"/>
            <w:szCs w:val="23"/>
          </w:rPr>
          <w:t xml:space="preserve"> from the IRMA home page. Click on the “More Applications” text on the IRMA homepage (see Figur</w:t>
        </w:r>
      </w:ins>
      <w:ins w:id="17" w:author="Rowell, Gareth A" w:date="2022-08-26T15:44:00Z">
        <w:r w:rsidR="00131C87">
          <w:rPr>
            <w:sz w:val="23"/>
            <w:szCs w:val="23"/>
          </w:rPr>
          <w:t>e X.X).</w:t>
        </w:r>
      </w:ins>
    </w:p>
    <w:p w14:paraId="52E3C99B" w14:textId="12D08BA9" w:rsidR="00131C87" w:rsidRDefault="0067460D">
      <w:pPr>
        <w:pBdr>
          <w:top w:val="nil"/>
          <w:left w:val="nil"/>
          <w:bottom w:val="nil"/>
          <w:right w:val="nil"/>
          <w:between w:val="nil"/>
        </w:pBdr>
        <w:spacing w:after="200" w:line="276" w:lineRule="auto"/>
        <w:rPr>
          <w:ins w:id="18" w:author="Rowell, Gareth A" w:date="2022-08-26T15:42:00Z"/>
          <w:sz w:val="23"/>
          <w:szCs w:val="23"/>
        </w:rPr>
      </w:pPr>
      <w:ins w:id="19" w:author="Rowell, Gareth A" w:date="2022-08-26T15:51:00Z">
        <w:r>
          <w:rPr>
            <w:noProof/>
            <w:sz w:val="23"/>
            <w:szCs w:val="23"/>
          </w:rPr>
          <w:drawing>
            <wp:inline distT="0" distB="0" distL="0" distR="0" wp14:anchorId="658A8040" wp14:editId="36F599C6">
              <wp:extent cx="5943600" cy="3343275"/>
              <wp:effectExtent l="0" t="0" r="0" b="9525"/>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ins>
    </w:p>
    <w:p w14:paraId="4175BEEC" w14:textId="4A72838A" w:rsidR="00131C87" w:rsidRDefault="000229A1">
      <w:pPr>
        <w:pBdr>
          <w:top w:val="nil"/>
          <w:left w:val="nil"/>
          <w:bottom w:val="nil"/>
          <w:right w:val="nil"/>
          <w:between w:val="nil"/>
        </w:pBdr>
        <w:spacing w:after="200" w:line="276" w:lineRule="auto"/>
        <w:rPr>
          <w:ins w:id="20" w:author="Rowell, Gareth A" w:date="2022-08-26T15:41:00Z"/>
          <w:sz w:val="23"/>
          <w:szCs w:val="23"/>
        </w:rPr>
      </w:pPr>
      <w:r w:rsidRPr="00547A08">
        <w:rPr>
          <w:rFonts w:ascii="Arial" w:hAnsi="Arial" w:cs="Arial"/>
          <w:b/>
          <w:sz w:val="20"/>
          <w:szCs w:val="20"/>
        </w:rPr>
        <w:t>Figure 6.</w:t>
      </w:r>
      <w:r>
        <w:rPr>
          <w:rFonts w:ascii="Arial" w:hAnsi="Arial" w:cs="Arial"/>
          <w:b/>
          <w:sz w:val="20"/>
          <w:szCs w:val="20"/>
        </w:rPr>
        <w:t>X</w:t>
      </w:r>
      <w:r w:rsidRPr="00547A08">
        <w:rPr>
          <w:rFonts w:ascii="Arial" w:hAnsi="Arial" w:cs="Arial"/>
          <w:b/>
          <w:sz w:val="20"/>
          <w:szCs w:val="20"/>
        </w:rPr>
        <w:t>.</w:t>
      </w:r>
      <w:r w:rsidRPr="00DE34FE">
        <w:rPr>
          <w:rFonts w:ascii="Arial" w:hAnsi="Arial" w:cs="Arial"/>
          <w:sz w:val="20"/>
          <w:szCs w:val="20"/>
        </w:rPr>
        <w:t xml:space="preserve"> </w:t>
      </w:r>
      <w:ins w:id="21" w:author="Rowell, Gareth A" w:date="2022-08-26T15:51:00Z">
        <w:r w:rsidR="0067460D">
          <w:rPr>
            <w:sz w:val="23"/>
            <w:szCs w:val="23"/>
          </w:rPr>
          <w:t>– Navi</w:t>
        </w:r>
      </w:ins>
      <w:ins w:id="22" w:author="Rowell, Gareth A" w:date="2022-08-26T15:52:00Z">
        <w:r w:rsidR="0067460D">
          <w:rPr>
            <w:sz w:val="23"/>
            <w:szCs w:val="23"/>
          </w:rPr>
          <w:t xml:space="preserve">gating to the </w:t>
        </w:r>
        <w:proofErr w:type="spellStart"/>
        <w:r w:rsidR="0067460D">
          <w:rPr>
            <w:sz w:val="23"/>
            <w:szCs w:val="23"/>
          </w:rPr>
          <w:t>HTLN_BreedingBirds</w:t>
        </w:r>
        <w:proofErr w:type="spellEnd"/>
        <w:r w:rsidR="0067460D">
          <w:rPr>
            <w:sz w:val="23"/>
            <w:szCs w:val="23"/>
          </w:rPr>
          <w:t xml:space="preserve"> database</w:t>
        </w:r>
      </w:ins>
      <w:ins w:id="23" w:author="Rowell, Gareth A" w:date="2022-08-26T15:58:00Z">
        <w:r w:rsidR="004B5F1A">
          <w:rPr>
            <w:sz w:val="23"/>
            <w:szCs w:val="23"/>
          </w:rPr>
          <w:t>: Step 1-</w:t>
        </w:r>
      </w:ins>
      <w:ins w:id="24" w:author="Rowell, Gareth A" w:date="2022-08-26T15:52:00Z">
        <w:r w:rsidR="0067460D">
          <w:rPr>
            <w:sz w:val="23"/>
            <w:szCs w:val="23"/>
          </w:rPr>
          <w:t xml:space="preserve"> IRMA home page. </w:t>
        </w:r>
      </w:ins>
    </w:p>
    <w:p w14:paraId="695561F4" w14:textId="77777777" w:rsidR="004B5F1A" w:rsidRDefault="004B5F1A">
      <w:pPr>
        <w:pBdr>
          <w:top w:val="nil"/>
          <w:left w:val="nil"/>
          <w:bottom w:val="nil"/>
          <w:right w:val="nil"/>
          <w:between w:val="nil"/>
        </w:pBdr>
        <w:spacing w:after="200" w:line="276" w:lineRule="auto"/>
        <w:rPr>
          <w:ins w:id="25" w:author="Rowell, Gareth A" w:date="2022-08-26T15:59:00Z"/>
          <w:sz w:val="23"/>
          <w:szCs w:val="23"/>
        </w:rPr>
      </w:pPr>
      <w:ins w:id="26" w:author="Rowell, Gareth A" w:date="2022-08-26T15:59:00Z">
        <w:r>
          <w:rPr>
            <w:noProof/>
            <w:sz w:val="23"/>
            <w:szCs w:val="23"/>
          </w:rPr>
          <w:lastRenderedPageBreak/>
          <w:drawing>
            <wp:inline distT="0" distB="0" distL="0" distR="0" wp14:anchorId="21C6EF0A" wp14:editId="3C89AEDE">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ins>
    </w:p>
    <w:p w14:paraId="5E1D444E" w14:textId="501FE196" w:rsidR="004B5F1A" w:rsidRDefault="000229A1">
      <w:pPr>
        <w:pBdr>
          <w:top w:val="nil"/>
          <w:left w:val="nil"/>
          <w:bottom w:val="nil"/>
          <w:right w:val="nil"/>
          <w:between w:val="nil"/>
        </w:pBdr>
        <w:spacing w:after="200" w:line="276" w:lineRule="auto"/>
        <w:rPr>
          <w:ins w:id="27" w:author="Rowell, Gareth A" w:date="2022-08-26T16:02:00Z"/>
          <w:sz w:val="23"/>
          <w:szCs w:val="23"/>
        </w:rPr>
      </w:pPr>
      <w:r w:rsidRPr="00547A08">
        <w:rPr>
          <w:rFonts w:ascii="Arial" w:hAnsi="Arial" w:cs="Arial"/>
          <w:b/>
          <w:sz w:val="20"/>
          <w:szCs w:val="20"/>
        </w:rPr>
        <w:t>Figure 6.</w:t>
      </w:r>
      <w:r>
        <w:rPr>
          <w:rFonts w:ascii="Arial" w:hAnsi="Arial" w:cs="Arial"/>
          <w:b/>
          <w:sz w:val="20"/>
          <w:szCs w:val="20"/>
        </w:rPr>
        <w:t>X</w:t>
      </w:r>
      <w:r w:rsidRPr="00547A08">
        <w:rPr>
          <w:rFonts w:ascii="Arial" w:hAnsi="Arial" w:cs="Arial"/>
          <w:b/>
          <w:sz w:val="20"/>
          <w:szCs w:val="20"/>
        </w:rPr>
        <w:t>.</w:t>
      </w:r>
      <w:r w:rsidRPr="00DE34FE">
        <w:rPr>
          <w:rFonts w:ascii="Arial" w:hAnsi="Arial" w:cs="Arial"/>
          <w:sz w:val="20"/>
          <w:szCs w:val="20"/>
        </w:rPr>
        <w:t xml:space="preserve"> </w:t>
      </w:r>
      <w:ins w:id="28" w:author="Rowell, Gareth A" w:date="2022-08-26T15:59:00Z">
        <w:r w:rsidR="004B5F1A">
          <w:rPr>
            <w:sz w:val="23"/>
            <w:szCs w:val="23"/>
          </w:rPr>
          <w:t xml:space="preserve">– Navigating to the </w:t>
        </w:r>
        <w:proofErr w:type="spellStart"/>
        <w:r w:rsidR="004B5F1A">
          <w:rPr>
            <w:sz w:val="23"/>
            <w:szCs w:val="23"/>
          </w:rPr>
          <w:t>HTLN_BreedingBirds</w:t>
        </w:r>
        <w:proofErr w:type="spellEnd"/>
        <w:r w:rsidR="004B5F1A">
          <w:rPr>
            <w:sz w:val="23"/>
            <w:szCs w:val="23"/>
          </w:rPr>
          <w:t xml:space="preserve"> database: Step </w:t>
        </w:r>
        <w:r w:rsidR="004B5F1A">
          <w:rPr>
            <w:sz w:val="23"/>
            <w:szCs w:val="23"/>
          </w:rPr>
          <w:t>2</w:t>
        </w:r>
        <w:r w:rsidR="004B5F1A">
          <w:rPr>
            <w:sz w:val="23"/>
            <w:szCs w:val="23"/>
          </w:rPr>
          <w:t xml:space="preserve">- </w:t>
        </w:r>
        <w:r w:rsidR="004B5F1A">
          <w:rPr>
            <w:sz w:val="23"/>
            <w:szCs w:val="23"/>
          </w:rPr>
          <w:t>See the bottom of the</w:t>
        </w:r>
      </w:ins>
      <w:r w:rsidR="00772BBB">
        <w:rPr>
          <w:sz w:val="23"/>
          <w:szCs w:val="23"/>
        </w:rPr>
        <w:t xml:space="preserve"> IRMA</w:t>
      </w:r>
      <w:ins w:id="29" w:author="Rowell, Gareth A" w:date="2022-08-26T15:59:00Z">
        <w:r w:rsidR="004B5F1A">
          <w:rPr>
            <w:sz w:val="23"/>
            <w:szCs w:val="23"/>
          </w:rPr>
          <w:t xml:space="preserve"> applications page.</w:t>
        </w:r>
        <w:r w:rsidR="004B5F1A">
          <w:rPr>
            <w:sz w:val="23"/>
            <w:szCs w:val="23"/>
          </w:rPr>
          <w:t xml:space="preserve"> </w:t>
        </w:r>
      </w:ins>
    </w:p>
    <w:p w14:paraId="66B86631" w14:textId="367083B2" w:rsidR="00C94A82" w:rsidDel="00791E97" w:rsidRDefault="00D87689">
      <w:pPr>
        <w:pBdr>
          <w:top w:val="nil"/>
          <w:left w:val="nil"/>
          <w:bottom w:val="nil"/>
          <w:right w:val="nil"/>
          <w:between w:val="nil"/>
        </w:pBdr>
        <w:spacing w:after="200" w:line="276" w:lineRule="auto"/>
        <w:rPr>
          <w:del w:id="30" w:author="Rowell, Gareth A" w:date="2022-08-26T16:03:00Z"/>
          <w:sz w:val="23"/>
          <w:szCs w:val="23"/>
        </w:rPr>
      </w:pPr>
      <w:del w:id="31" w:author="Rowell, Gareth A" w:date="2022-08-26T16:03:00Z">
        <w:r w:rsidRPr="00DE34FE" w:rsidDel="00791E97">
          <w:rPr>
            <w:sz w:val="23"/>
            <w:szCs w:val="23"/>
          </w:rPr>
          <w:delText xml:space="preserve"> breeding </w:delText>
        </w:r>
        <w:r w:rsidR="004A630E" w:rsidRPr="00DE34FE" w:rsidDel="00791E97">
          <w:rPr>
            <w:sz w:val="23"/>
            <w:szCs w:val="23"/>
          </w:rPr>
          <w:delText>bird monitoring database is implemented in</w:delText>
        </w:r>
        <w:r w:rsidRPr="00DE34FE" w:rsidDel="00791E97">
          <w:rPr>
            <w:sz w:val="23"/>
            <w:szCs w:val="23"/>
          </w:rPr>
          <w:delText xml:space="preserve"> </w:delText>
        </w:r>
        <w:r w:rsidR="004A630E" w:rsidRPr="00DE34FE" w:rsidDel="00791E97">
          <w:rPr>
            <w:sz w:val="23"/>
            <w:szCs w:val="23"/>
          </w:rPr>
          <w:delText xml:space="preserve">Microsoft </w:delText>
        </w:r>
        <w:r w:rsidRPr="00DE34FE" w:rsidDel="00791E97">
          <w:rPr>
            <w:sz w:val="23"/>
            <w:szCs w:val="23"/>
          </w:rPr>
          <w:delText>SQL Server</w:delText>
        </w:r>
        <w:r w:rsidR="004A630E" w:rsidRPr="00DE34FE" w:rsidDel="00791E97">
          <w:rPr>
            <w:sz w:val="23"/>
            <w:szCs w:val="23"/>
          </w:rPr>
          <w:delText xml:space="preserve">. </w:delText>
        </w:r>
        <w:r w:rsidR="00BD49B8" w:rsidRPr="00DE34FE" w:rsidDel="00791E97">
          <w:rPr>
            <w:sz w:val="23"/>
            <w:szCs w:val="23"/>
          </w:rPr>
          <w:delText xml:space="preserve">It is called HTLN_Landbirds. </w:delText>
        </w:r>
        <w:r w:rsidR="00C94A82" w:rsidDel="00791E97">
          <w:rPr>
            <w:sz w:val="23"/>
            <w:szCs w:val="23"/>
          </w:rPr>
          <w:delText>The production version is currently housed on the following WASO SQL Server instance:</w:delText>
        </w:r>
      </w:del>
    </w:p>
    <w:p w14:paraId="1153FE69" w14:textId="7767930B" w:rsidR="00C94A82" w:rsidRPr="00C94A82" w:rsidDel="00791E97" w:rsidRDefault="00C94A82" w:rsidP="00C94A82">
      <w:pPr>
        <w:pBdr>
          <w:top w:val="nil"/>
          <w:left w:val="nil"/>
          <w:bottom w:val="nil"/>
          <w:right w:val="nil"/>
          <w:between w:val="nil"/>
        </w:pBdr>
        <w:spacing w:after="200" w:line="276" w:lineRule="auto"/>
        <w:rPr>
          <w:del w:id="32" w:author="Rowell, Gareth A" w:date="2022-08-26T16:03:00Z"/>
          <w:rFonts w:ascii="Courier New" w:hAnsi="Courier New" w:cs="Courier New"/>
          <w:b/>
          <w:bCs/>
          <w:sz w:val="23"/>
          <w:szCs w:val="23"/>
        </w:rPr>
      </w:pPr>
      <w:del w:id="33" w:author="Rowell, Gareth A" w:date="2022-08-26T16:03:00Z">
        <w:r w:rsidRPr="00C94A82" w:rsidDel="00791E97">
          <w:rPr>
            <w:rFonts w:ascii="Courier New" w:hAnsi="Courier New" w:cs="Courier New"/>
            <w:b/>
            <w:bCs/>
            <w:sz w:val="23"/>
            <w:szCs w:val="23"/>
          </w:rPr>
          <w:delText>Inp2300sql01\</w:delText>
        </w:r>
        <w:commentRangeStart w:id="34"/>
        <w:r w:rsidRPr="00C94A82" w:rsidDel="00791E97">
          <w:rPr>
            <w:rFonts w:ascii="Courier New" w:hAnsi="Courier New" w:cs="Courier New"/>
            <w:b/>
            <w:bCs/>
            <w:sz w:val="23"/>
            <w:szCs w:val="23"/>
          </w:rPr>
          <w:delText>ntwk</w:delText>
        </w:r>
        <w:commentRangeEnd w:id="34"/>
        <w:r w:rsidR="00AD4D35" w:rsidDel="00791E97">
          <w:rPr>
            <w:rStyle w:val="CommentReference"/>
          </w:rPr>
          <w:commentReference w:id="34"/>
        </w:r>
      </w:del>
    </w:p>
    <w:p w14:paraId="28142943" w14:textId="45DA0C84" w:rsidR="00730DC8" w:rsidRDefault="00DC0ECF">
      <w:pPr>
        <w:pBdr>
          <w:top w:val="nil"/>
          <w:left w:val="nil"/>
          <w:bottom w:val="nil"/>
          <w:right w:val="nil"/>
          <w:between w:val="nil"/>
        </w:pBdr>
        <w:spacing w:after="200" w:line="276" w:lineRule="auto"/>
        <w:rPr>
          <w:sz w:val="23"/>
          <w:szCs w:val="23"/>
        </w:rPr>
      </w:pPr>
      <w:ins w:id="35" w:author="Rowell, Gareth A. [2]" w:date="2022-08-26T15:16:00Z">
        <w:r>
          <w:rPr>
            <w:sz w:val="23"/>
            <w:szCs w:val="23"/>
          </w:rPr>
          <w:t xml:space="preserve">Users </w:t>
        </w:r>
      </w:ins>
      <w:ins w:id="36" w:author="Rowell, Gareth A. [2]" w:date="2022-08-26T15:17:00Z">
        <w:r>
          <w:rPr>
            <w:sz w:val="23"/>
            <w:szCs w:val="23"/>
          </w:rPr>
          <w:t>must be given permissions</w:t>
        </w:r>
      </w:ins>
      <w:ins w:id="37" w:author="Rowell, Gareth A. [2]" w:date="2022-08-26T15:16:00Z">
        <w:r>
          <w:rPr>
            <w:sz w:val="23"/>
            <w:szCs w:val="23"/>
          </w:rPr>
          <w:t xml:space="preserve"> </w:t>
        </w:r>
      </w:ins>
      <w:ins w:id="38" w:author="Rowell, Gareth A. [2]" w:date="2022-08-26T15:17:00Z">
        <w:r>
          <w:rPr>
            <w:sz w:val="23"/>
            <w:szCs w:val="23"/>
          </w:rPr>
          <w:t xml:space="preserve">to use the </w:t>
        </w:r>
      </w:ins>
      <w:proofErr w:type="spellStart"/>
      <w:ins w:id="39" w:author="Rowell, Gareth A. [2]" w:date="2022-08-26T15:18:00Z">
        <w:r>
          <w:rPr>
            <w:sz w:val="23"/>
            <w:szCs w:val="23"/>
          </w:rPr>
          <w:t>HTLN_Landbirds</w:t>
        </w:r>
        <w:proofErr w:type="spellEnd"/>
        <w:r>
          <w:rPr>
            <w:sz w:val="23"/>
            <w:szCs w:val="23"/>
          </w:rPr>
          <w:t xml:space="preserve"> Database</w:t>
        </w:r>
      </w:ins>
      <w:ins w:id="40" w:author="Rowell, Gareth A. [2]" w:date="2022-08-26T15:17:00Z">
        <w:r>
          <w:rPr>
            <w:sz w:val="23"/>
            <w:szCs w:val="23"/>
          </w:rPr>
          <w:t xml:space="preserve"> by the IRMA </w:t>
        </w:r>
      </w:ins>
      <w:ins w:id="41" w:author="Rowell, Gareth A. [2]" w:date="2022-08-26T15:16:00Z">
        <w:r>
          <w:rPr>
            <w:sz w:val="23"/>
            <w:szCs w:val="23"/>
          </w:rPr>
          <w:t>system</w:t>
        </w:r>
      </w:ins>
      <w:ins w:id="42" w:author="Rowell, Gareth A. [2]" w:date="2022-08-26T15:17:00Z">
        <w:r>
          <w:rPr>
            <w:sz w:val="23"/>
            <w:szCs w:val="23"/>
          </w:rPr>
          <w:t>s</w:t>
        </w:r>
      </w:ins>
      <w:ins w:id="43" w:author="Rowell, Gareth A. [2]" w:date="2022-08-26T15:16:00Z">
        <w:r>
          <w:rPr>
            <w:sz w:val="23"/>
            <w:szCs w:val="23"/>
          </w:rPr>
          <w:t xml:space="preserve"> </w:t>
        </w:r>
      </w:ins>
      <w:r w:rsidR="00772BBB">
        <w:rPr>
          <w:sz w:val="23"/>
          <w:szCs w:val="23"/>
        </w:rPr>
        <w:t>administrators (contact the Fort Collins I&amp;M Office for details)</w:t>
      </w:r>
      <w:ins w:id="44" w:author="Rowell, Gareth A. [2]" w:date="2022-08-26T15:16:00Z">
        <w:r>
          <w:rPr>
            <w:sz w:val="23"/>
            <w:szCs w:val="23"/>
          </w:rPr>
          <w:t xml:space="preserve">. </w:t>
        </w:r>
      </w:ins>
      <w:r w:rsidR="00730DC8">
        <w:rPr>
          <w:sz w:val="23"/>
          <w:szCs w:val="23"/>
        </w:rPr>
        <w:t>The URL for the application is</w:t>
      </w:r>
    </w:p>
    <w:p w14:paraId="76B54238" w14:textId="4EC803EE" w:rsidR="00772BBB" w:rsidRPr="00BF0F8A" w:rsidRDefault="00217FEB">
      <w:pPr>
        <w:pBdr>
          <w:top w:val="nil"/>
          <w:left w:val="nil"/>
          <w:bottom w:val="nil"/>
          <w:right w:val="nil"/>
          <w:between w:val="nil"/>
        </w:pBdr>
        <w:spacing w:after="200" w:line="276" w:lineRule="auto"/>
        <w:rPr>
          <w:color w:val="0000FF" w:themeColor="hyperlink"/>
          <w:sz w:val="23"/>
          <w:szCs w:val="23"/>
          <w:u w:val="single"/>
        </w:rPr>
      </w:pPr>
      <w:hyperlink r:id="rId16" w:history="1">
        <w:r w:rsidR="00C73450" w:rsidRPr="00C73450">
          <w:rPr>
            <w:rStyle w:val="Hyperlink"/>
            <w:sz w:val="23"/>
            <w:szCs w:val="23"/>
          </w:rPr>
          <w:t>https://irma.nps.gov/HTLN/Landbirds/</w:t>
        </w:r>
      </w:hyperlink>
    </w:p>
    <w:p w14:paraId="3100B9FE" w14:textId="79720175" w:rsidR="00216CA2" w:rsidRPr="00772BBB" w:rsidRDefault="00772BBB" w:rsidP="00772BBB">
      <w:pPr>
        <w:spacing w:after="200" w:line="276" w:lineRule="auto"/>
        <w:rPr>
          <w:ins w:id="45" w:author="Rowell, Gareth A" w:date="2022-08-26T15:26:00Z"/>
          <w:rFonts w:ascii="Arial" w:hAnsi="Arial" w:cs="Arial"/>
          <w:b/>
        </w:rPr>
      </w:pPr>
      <w:r>
        <w:rPr>
          <w:rFonts w:ascii="Arial" w:hAnsi="Arial" w:cs="Arial"/>
          <w:b/>
        </w:rPr>
        <w:t>Data entry</w:t>
      </w:r>
    </w:p>
    <w:p w14:paraId="75C01E7C" w14:textId="24DB937E" w:rsidR="00137BB8" w:rsidRDefault="003654AD">
      <w:pPr>
        <w:pBdr>
          <w:top w:val="nil"/>
          <w:left w:val="nil"/>
          <w:bottom w:val="nil"/>
          <w:right w:val="nil"/>
          <w:between w:val="nil"/>
        </w:pBdr>
        <w:spacing w:after="200" w:line="276" w:lineRule="auto"/>
        <w:rPr>
          <w:ins w:id="46" w:author="Rowell, Gareth A" w:date="2022-08-26T15:32:00Z"/>
          <w:sz w:val="23"/>
          <w:szCs w:val="23"/>
        </w:rPr>
      </w:pPr>
      <w:ins w:id="47" w:author="Rowell, Gareth A" w:date="2022-08-26T15:26:00Z">
        <w:r>
          <w:rPr>
            <w:sz w:val="23"/>
            <w:szCs w:val="23"/>
          </w:rPr>
          <w:t xml:space="preserve">Prior to doing any data entry, a new </w:t>
        </w:r>
      </w:ins>
      <w:ins w:id="48" w:author="Rowell, Gareth A" w:date="2022-08-26T15:30:00Z">
        <w:r w:rsidR="00137BB8">
          <w:rPr>
            <w:sz w:val="23"/>
            <w:szCs w:val="23"/>
          </w:rPr>
          <w:t>record</w:t>
        </w:r>
      </w:ins>
      <w:ins w:id="49" w:author="Rowell, Gareth A" w:date="2022-08-26T15:27:00Z">
        <w:r>
          <w:rPr>
            <w:sz w:val="23"/>
            <w:szCs w:val="23"/>
          </w:rPr>
          <w:t xml:space="preserve"> in the </w:t>
        </w:r>
      </w:ins>
      <w:proofErr w:type="spellStart"/>
      <w:ins w:id="50" w:author="Rowell, Gareth A" w:date="2022-08-26T15:26:00Z">
        <w:r>
          <w:rPr>
            <w:sz w:val="23"/>
            <w:szCs w:val="23"/>
          </w:rPr>
          <w:t>SamplingPeriod</w:t>
        </w:r>
        <w:proofErr w:type="spellEnd"/>
        <w:r>
          <w:rPr>
            <w:sz w:val="23"/>
            <w:szCs w:val="23"/>
          </w:rPr>
          <w:t xml:space="preserve"> </w:t>
        </w:r>
      </w:ins>
      <w:ins w:id="51" w:author="Rowell, Gareth A" w:date="2022-08-26T15:27:00Z">
        <w:r>
          <w:rPr>
            <w:sz w:val="23"/>
            <w:szCs w:val="23"/>
          </w:rPr>
          <w:t xml:space="preserve">table </w:t>
        </w:r>
      </w:ins>
      <w:ins w:id="52" w:author="Rowell, Gareth A" w:date="2022-08-26T15:26:00Z">
        <w:r>
          <w:rPr>
            <w:sz w:val="23"/>
            <w:szCs w:val="23"/>
          </w:rPr>
          <w:t xml:space="preserve">must be created for </w:t>
        </w:r>
      </w:ins>
      <w:ins w:id="53" w:author="Rowell, Gareth A" w:date="2022-08-26T15:27:00Z">
        <w:r>
          <w:rPr>
            <w:sz w:val="23"/>
            <w:szCs w:val="23"/>
          </w:rPr>
          <w:t>each</w:t>
        </w:r>
      </w:ins>
      <w:ins w:id="54" w:author="Rowell, Gareth A" w:date="2022-08-26T15:26:00Z">
        <w:r>
          <w:rPr>
            <w:sz w:val="23"/>
            <w:szCs w:val="23"/>
          </w:rPr>
          <w:t xml:space="preserve"> park x season. </w:t>
        </w:r>
      </w:ins>
      <w:ins w:id="55" w:author="Rowell, Gareth A" w:date="2022-08-26T15:30:00Z">
        <w:r w:rsidR="00137BB8">
          <w:rPr>
            <w:sz w:val="23"/>
            <w:szCs w:val="23"/>
          </w:rPr>
          <w:t xml:space="preserve">The most important column in the sampling period table is the </w:t>
        </w:r>
        <w:proofErr w:type="spellStart"/>
        <w:r w:rsidR="00137BB8">
          <w:rPr>
            <w:sz w:val="23"/>
            <w:szCs w:val="23"/>
          </w:rPr>
          <w:t>PeriodID</w:t>
        </w:r>
        <w:proofErr w:type="spellEnd"/>
        <w:r w:rsidR="00137BB8">
          <w:rPr>
            <w:sz w:val="23"/>
            <w:szCs w:val="23"/>
          </w:rPr>
          <w:t xml:space="preserve">. This </w:t>
        </w:r>
      </w:ins>
      <w:ins w:id="56" w:author="Rowell, Gareth A" w:date="2022-08-26T15:31:00Z">
        <w:r w:rsidR="00137BB8">
          <w:rPr>
            <w:sz w:val="23"/>
            <w:szCs w:val="23"/>
          </w:rPr>
          <w:t xml:space="preserve">value is required. It </w:t>
        </w:r>
      </w:ins>
      <w:ins w:id="57" w:author="Rowell, Gareth A" w:date="2022-08-26T15:34:00Z">
        <w:r w:rsidR="00137BB8">
          <w:rPr>
            <w:sz w:val="23"/>
            <w:szCs w:val="23"/>
          </w:rPr>
          <w:t xml:space="preserve">has a fixed format that </w:t>
        </w:r>
      </w:ins>
      <w:ins w:id="58" w:author="Rowell, Gareth A" w:date="2022-08-26T15:31:00Z">
        <w:r w:rsidR="00137BB8">
          <w:rPr>
            <w:sz w:val="23"/>
            <w:szCs w:val="23"/>
          </w:rPr>
          <w:t>consists of three pieces of information</w:t>
        </w:r>
      </w:ins>
      <w:ins w:id="59" w:author="Rowell, Gareth A" w:date="2022-08-26T15:35:00Z">
        <w:r w:rsidR="00137BB8">
          <w:rPr>
            <w:sz w:val="23"/>
            <w:szCs w:val="23"/>
          </w:rPr>
          <w:t xml:space="preserve">: the park, the </w:t>
        </w:r>
        <w:proofErr w:type="gramStart"/>
        <w:r w:rsidR="00137BB8">
          <w:rPr>
            <w:sz w:val="23"/>
            <w:szCs w:val="23"/>
          </w:rPr>
          <w:t>project</w:t>
        </w:r>
        <w:proofErr w:type="gramEnd"/>
        <w:r w:rsidR="00137BB8">
          <w:rPr>
            <w:sz w:val="23"/>
            <w:szCs w:val="23"/>
          </w:rPr>
          <w:t xml:space="preserve"> and the date of the first day of the field season at a given park. For example, WICRTweety2022Jun21 consists of</w:t>
        </w:r>
      </w:ins>
    </w:p>
    <w:p w14:paraId="6ABC870B" w14:textId="5EDD09E3" w:rsidR="00137BB8" w:rsidRDefault="00137BB8" w:rsidP="00137BB8">
      <w:pPr>
        <w:pStyle w:val="ListParagraph"/>
        <w:numPr>
          <w:ilvl w:val="0"/>
          <w:numId w:val="13"/>
        </w:numPr>
        <w:pBdr>
          <w:top w:val="nil"/>
          <w:left w:val="nil"/>
          <w:bottom w:val="nil"/>
          <w:right w:val="nil"/>
          <w:between w:val="nil"/>
        </w:pBdr>
        <w:spacing w:after="200" w:line="276" w:lineRule="auto"/>
        <w:rPr>
          <w:ins w:id="60" w:author="Rowell, Gareth A" w:date="2022-08-26T15:32:00Z"/>
          <w:sz w:val="23"/>
          <w:szCs w:val="23"/>
        </w:rPr>
      </w:pPr>
      <w:ins w:id="61" w:author="Rowell, Gareth A" w:date="2022-08-26T15:31:00Z">
        <w:r w:rsidRPr="00137BB8">
          <w:rPr>
            <w:sz w:val="23"/>
            <w:szCs w:val="23"/>
            <w:rPrChange w:id="62" w:author="Rowell, Gareth A" w:date="2022-08-26T15:32:00Z">
              <w:rPr/>
            </w:rPrChange>
          </w:rPr>
          <w:t xml:space="preserve">the park code, for example </w:t>
        </w:r>
      </w:ins>
      <w:r w:rsidR="00BF0F8A">
        <w:rPr>
          <w:sz w:val="23"/>
          <w:szCs w:val="23"/>
        </w:rPr>
        <w:t>‘</w:t>
      </w:r>
      <w:ins w:id="63" w:author="Rowell, Gareth A" w:date="2022-08-26T15:31:00Z">
        <w:r w:rsidRPr="00137BB8">
          <w:rPr>
            <w:sz w:val="23"/>
            <w:szCs w:val="23"/>
            <w:rPrChange w:id="64" w:author="Rowell, Gareth A" w:date="2022-08-26T15:32:00Z">
              <w:rPr/>
            </w:rPrChange>
          </w:rPr>
          <w:t>WICR</w:t>
        </w:r>
      </w:ins>
      <w:r w:rsidR="00BF0F8A">
        <w:rPr>
          <w:sz w:val="23"/>
          <w:szCs w:val="23"/>
        </w:rPr>
        <w:t>’</w:t>
      </w:r>
      <w:ins w:id="65" w:author="Rowell, Gareth A" w:date="2022-08-26T15:31:00Z">
        <w:r w:rsidRPr="00137BB8">
          <w:rPr>
            <w:sz w:val="23"/>
            <w:szCs w:val="23"/>
            <w:rPrChange w:id="66" w:author="Rowell, Gareth A" w:date="2022-08-26T15:32:00Z">
              <w:rPr/>
            </w:rPrChange>
          </w:rPr>
          <w:t xml:space="preserve"> for Wilson’s Creek, </w:t>
        </w:r>
      </w:ins>
    </w:p>
    <w:p w14:paraId="50930CD2" w14:textId="207AF64D" w:rsidR="00137BB8" w:rsidRDefault="00137BB8" w:rsidP="00137BB8">
      <w:pPr>
        <w:pStyle w:val="ListParagraph"/>
        <w:numPr>
          <w:ilvl w:val="0"/>
          <w:numId w:val="13"/>
        </w:numPr>
        <w:pBdr>
          <w:top w:val="nil"/>
          <w:left w:val="nil"/>
          <w:bottom w:val="nil"/>
          <w:right w:val="nil"/>
          <w:between w:val="nil"/>
        </w:pBdr>
        <w:spacing w:after="200" w:line="276" w:lineRule="auto"/>
        <w:rPr>
          <w:ins w:id="67" w:author="Rowell, Gareth A" w:date="2022-08-26T15:32:00Z"/>
          <w:sz w:val="23"/>
          <w:szCs w:val="23"/>
        </w:rPr>
      </w:pPr>
      <w:ins w:id="68" w:author="Rowell, Gareth A" w:date="2022-08-26T15:31:00Z">
        <w:r w:rsidRPr="00137BB8">
          <w:rPr>
            <w:sz w:val="23"/>
            <w:szCs w:val="23"/>
            <w:rPrChange w:id="69" w:author="Rowell, Gareth A" w:date="2022-08-26T15:32:00Z">
              <w:rPr/>
            </w:rPrChange>
          </w:rPr>
          <w:t>the</w:t>
        </w:r>
      </w:ins>
      <w:ins w:id="70" w:author="Rowell, Gareth A" w:date="2022-08-26T15:32:00Z">
        <w:r w:rsidRPr="00137BB8">
          <w:rPr>
            <w:sz w:val="23"/>
            <w:szCs w:val="23"/>
            <w:rPrChange w:id="71" w:author="Rowell, Gareth A" w:date="2022-08-26T15:32:00Z">
              <w:rPr/>
            </w:rPrChange>
          </w:rPr>
          <w:t xml:space="preserve"> </w:t>
        </w:r>
        <w:proofErr w:type="gramStart"/>
        <w:r w:rsidRPr="00137BB8">
          <w:rPr>
            <w:sz w:val="23"/>
            <w:szCs w:val="23"/>
            <w:rPrChange w:id="72" w:author="Rowell, Gareth A" w:date="2022-08-26T15:32:00Z">
              <w:rPr/>
            </w:rPrChange>
          </w:rPr>
          <w:t>6 letter</w:t>
        </w:r>
      </w:ins>
      <w:proofErr w:type="gramEnd"/>
      <w:ins w:id="73" w:author="Rowell, Gareth A" w:date="2022-08-26T15:31:00Z">
        <w:r w:rsidRPr="00137BB8">
          <w:rPr>
            <w:sz w:val="23"/>
            <w:szCs w:val="23"/>
            <w:rPrChange w:id="74" w:author="Rowell, Gareth A" w:date="2022-08-26T15:32:00Z">
              <w:rPr/>
            </w:rPrChange>
          </w:rPr>
          <w:t xml:space="preserve"> project code </w:t>
        </w:r>
      </w:ins>
      <w:ins w:id="75" w:author="Rowell, Gareth A" w:date="2022-08-26T15:32:00Z">
        <w:r w:rsidRPr="00137BB8">
          <w:rPr>
            <w:sz w:val="23"/>
            <w:szCs w:val="23"/>
            <w:rPrChange w:id="76" w:author="Rowell, Gareth A" w:date="2022-08-26T15:32:00Z">
              <w:rPr/>
            </w:rPrChange>
          </w:rPr>
          <w:t xml:space="preserve">which for breeding birds is always </w:t>
        </w:r>
      </w:ins>
      <w:r w:rsidR="00BF0F8A">
        <w:rPr>
          <w:sz w:val="23"/>
          <w:szCs w:val="23"/>
        </w:rPr>
        <w:t>‘</w:t>
      </w:r>
      <w:proofErr w:type="spellStart"/>
      <w:ins w:id="77" w:author="Rowell, Gareth A" w:date="2022-08-26T15:32:00Z">
        <w:r w:rsidRPr="00137BB8">
          <w:rPr>
            <w:sz w:val="23"/>
            <w:szCs w:val="23"/>
            <w:rPrChange w:id="78" w:author="Rowell, Gareth A" w:date="2022-08-26T15:32:00Z">
              <w:rPr/>
            </w:rPrChange>
          </w:rPr>
          <w:t>Tweety</w:t>
        </w:r>
      </w:ins>
      <w:proofErr w:type="spellEnd"/>
      <w:r w:rsidR="00BF0F8A">
        <w:rPr>
          <w:sz w:val="23"/>
          <w:szCs w:val="23"/>
        </w:rPr>
        <w:t>’</w:t>
      </w:r>
      <w:ins w:id="79" w:author="Rowell, Gareth A" w:date="2022-08-26T15:32:00Z">
        <w:r w:rsidRPr="00137BB8">
          <w:rPr>
            <w:sz w:val="23"/>
            <w:szCs w:val="23"/>
            <w:rPrChange w:id="80" w:author="Rowell, Gareth A" w:date="2022-08-26T15:32:00Z">
              <w:rPr/>
            </w:rPrChange>
          </w:rPr>
          <w:t xml:space="preserve">, </w:t>
        </w:r>
      </w:ins>
    </w:p>
    <w:p w14:paraId="5AA58895" w14:textId="35765004" w:rsidR="00843607" w:rsidRDefault="00137BB8" w:rsidP="00843607">
      <w:pPr>
        <w:pStyle w:val="ListParagraph"/>
        <w:numPr>
          <w:ilvl w:val="0"/>
          <w:numId w:val="13"/>
        </w:numPr>
        <w:pBdr>
          <w:top w:val="nil"/>
          <w:left w:val="nil"/>
          <w:bottom w:val="nil"/>
          <w:right w:val="nil"/>
          <w:between w:val="nil"/>
        </w:pBdr>
        <w:spacing w:after="200" w:line="276" w:lineRule="auto"/>
        <w:rPr>
          <w:ins w:id="81" w:author="Rowell, Gareth A" w:date="2022-08-26T15:36:00Z"/>
          <w:sz w:val="23"/>
          <w:szCs w:val="23"/>
        </w:rPr>
      </w:pPr>
      <w:ins w:id="82" w:author="Rowell, Gareth A" w:date="2022-08-26T15:32:00Z">
        <w:r w:rsidRPr="00137BB8">
          <w:rPr>
            <w:sz w:val="23"/>
            <w:szCs w:val="23"/>
            <w:rPrChange w:id="83" w:author="Rowell, Gareth A" w:date="2022-08-26T15:32:00Z">
              <w:rPr/>
            </w:rPrChange>
          </w:rPr>
          <w:t xml:space="preserve">and the </w:t>
        </w:r>
      </w:ins>
      <w:ins w:id="84" w:author="Rowell, Gareth A" w:date="2022-08-26T15:33:00Z">
        <w:r>
          <w:rPr>
            <w:sz w:val="23"/>
            <w:szCs w:val="23"/>
          </w:rPr>
          <w:t xml:space="preserve">date of the first day of the field season, for example, </w:t>
        </w:r>
      </w:ins>
      <w:r w:rsidR="00BF0F8A">
        <w:rPr>
          <w:sz w:val="23"/>
          <w:szCs w:val="23"/>
        </w:rPr>
        <w:t>‘</w:t>
      </w:r>
      <w:ins w:id="85" w:author="Rowell, Gareth A" w:date="2022-08-26T15:33:00Z">
        <w:r>
          <w:rPr>
            <w:sz w:val="23"/>
            <w:szCs w:val="23"/>
          </w:rPr>
          <w:t>2022Jun2</w:t>
        </w:r>
      </w:ins>
      <w:ins w:id="86" w:author="Rowell, Gareth A" w:date="2022-08-26T15:36:00Z">
        <w:r>
          <w:rPr>
            <w:sz w:val="23"/>
            <w:szCs w:val="23"/>
          </w:rPr>
          <w:t>1</w:t>
        </w:r>
      </w:ins>
      <w:r w:rsidR="00BF0F8A">
        <w:rPr>
          <w:sz w:val="23"/>
          <w:szCs w:val="23"/>
        </w:rPr>
        <w:t>’</w:t>
      </w:r>
      <w:ins w:id="87" w:author="Rowell, Gareth A" w:date="2022-08-26T15:36:00Z">
        <w:r>
          <w:rPr>
            <w:sz w:val="23"/>
            <w:szCs w:val="23"/>
          </w:rPr>
          <w:t xml:space="preserve">. Note that the month is always expressed as three letters. </w:t>
        </w:r>
      </w:ins>
    </w:p>
    <w:p w14:paraId="25585377" w14:textId="31EAC471" w:rsidR="003654AD" w:rsidRDefault="00843607">
      <w:pPr>
        <w:pBdr>
          <w:top w:val="nil"/>
          <w:left w:val="nil"/>
          <w:bottom w:val="nil"/>
          <w:right w:val="nil"/>
          <w:between w:val="nil"/>
        </w:pBdr>
        <w:spacing w:after="200" w:line="276" w:lineRule="auto"/>
        <w:rPr>
          <w:sz w:val="23"/>
          <w:szCs w:val="23"/>
        </w:rPr>
      </w:pPr>
      <w:ins w:id="88" w:author="Rowell, Gareth A" w:date="2022-08-26T15:37:00Z">
        <w:r>
          <w:rPr>
            <w:sz w:val="23"/>
            <w:szCs w:val="23"/>
          </w:rPr>
          <w:t xml:space="preserve">Creating a Sampling Period record, including the sampling period is accomplished by opening the sampling period form and simply creating a new record </w:t>
        </w:r>
      </w:ins>
      <w:r w:rsidR="00BF0F8A">
        <w:rPr>
          <w:sz w:val="23"/>
          <w:szCs w:val="23"/>
        </w:rPr>
        <w:t>(Figure 6.x).</w:t>
      </w:r>
    </w:p>
    <w:p w14:paraId="167EFC98" w14:textId="653849E1" w:rsidR="003F4F10" w:rsidRDefault="003F4F10">
      <w:pPr>
        <w:pBdr>
          <w:top w:val="nil"/>
          <w:left w:val="nil"/>
          <w:bottom w:val="nil"/>
          <w:right w:val="nil"/>
          <w:between w:val="nil"/>
        </w:pBdr>
        <w:spacing w:after="200" w:line="276" w:lineRule="auto"/>
        <w:rPr>
          <w:sz w:val="23"/>
          <w:szCs w:val="23"/>
        </w:rPr>
      </w:pPr>
    </w:p>
    <w:p w14:paraId="3B7731DA" w14:textId="0E9335E0" w:rsidR="003F4F10" w:rsidRDefault="003F4F10">
      <w:pPr>
        <w:pBdr>
          <w:top w:val="nil"/>
          <w:left w:val="nil"/>
          <w:bottom w:val="nil"/>
          <w:right w:val="nil"/>
          <w:between w:val="nil"/>
        </w:pBdr>
        <w:spacing w:after="200" w:line="276" w:lineRule="auto"/>
        <w:rPr>
          <w:sz w:val="23"/>
          <w:szCs w:val="23"/>
        </w:rPr>
      </w:pPr>
    </w:p>
    <w:p w14:paraId="4086973C" w14:textId="5A983477" w:rsidR="003F4F10" w:rsidRDefault="003F4F10">
      <w:pPr>
        <w:pBdr>
          <w:top w:val="nil"/>
          <w:left w:val="nil"/>
          <w:bottom w:val="nil"/>
          <w:right w:val="nil"/>
          <w:between w:val="nil"/>
        </w:pBdr>
        <w:spacing w:after="200" w:line="276" w:lineRule="auto"/>
        <w:rPr>
          <w:sz w:val="23"/>
          <w:szCs w:val="23"/>
        </w:rPr>
      </w:pPr>
    </w:p>
    <w:p w14:paraId="1C21A115" w14:textId="049382D7" w:rsidR="003F4F10" w:rsidRDefault="003F4F10">
      <w:pPr>
        <w:pBdr>
          <w:top w:val="nil"/>
          <w:left w:val="nil"/>
          <w:bottom w:val="nil"/>
          <w:right w:val="nil"/>
          <w:between w:val="nil"/>
        </w:pBdr>
        <w:spacing w:after="200" w:line="276" w:lineRule="auto"/>
        <w:rPr>
          <w:sz w:val="23"/>
          <w:szCs w:val="23"/>
        </w:rPr>
      </w:pPr>
    </w:p>
    <w:p w14:paraId="2A0F1373" w14:textId="437AFE63" w:rsidR="003F4F10" w:rsidRDefault="003F4F10">
      <w:pPr>
        <w:pBdr>
          <w:top w:val="nil"/>
          <w:left w:val="nil"/>
          <w:bottom w:val="nil"/>
          <w:right w:val="nil"/>
          <w:between w:val="nil"/>
        </w:pBdr>
        <w:spacing w:after="200" w:line="276" w:lineRule="auto"/>
        <w:rPr>
          <w:sz w:val="23"/>
          <w:szCs w:val="23"/>
        </w:rPr>
      </w:pPr>
    </w:p>
    <w:p w14:paraId="607DFC3F" w14:textId="0983D7B7" w:rsidR="003F4F10" w:rsidRDefault="003F4F10">
      <w:pPr>
        <w:pBdr>
          <w:top w:val="nil"/>
          <w:left w:val="nil"/>
          <w:bottom w:val="nil"/>
          <w:right w:val="nil"/>
          <w:between w:val="nil"/>
        </w:pBdr>
        <w:spacing w:after="200" w:line="276" w:lineRule="auto"/>
        <w:rPr>
          <w:sz w:val="23"/>
          <w:szCs w:val="23"/>
        </w:rPr>
      </w:pPr>
    </w:p>
    <w:p w14:paraId="21F738DC" w14:textId="77777777" w:rsidR="003F4F10" w:rsidRDefault="003F4F10">
      <w:pPr>
        <w:pBdr>
          <w:top w:val="nil"/>
          <w:left w:val="nil"/>
          <w:bottom w:val="nil"/>
          <w:right w:val="nil"/>
          <w:between w:val="nil"/>
        </w:pBdr>
        <w:spacing w:after="200" w:line="276" w:lineRule="auto"/>
        <w:rPr>
          <w:ins w:id="89" w:author="Rowell, Gareth A" w:date="2022-08-26T15:26:00Z"/>
          <w:sz w:val="23"/>
          <w:szCs w:val="23"/>
        </w:rPr>
      </w:pPr>
    </w:p>
    <w:p w14:paraId="6EE763EE" w14:textId="22C1D5CF" w:rsidR="00730DC8" w:rsidRDefault="00943198">
      <w:pPr>
        <w:pBdr>
          <w:top w:val="nil"/>
          <w:left w:val="nil"/>
          <w:bottom w:val="nil"/>
          <w:right w:val="nil"/>
          <w:between w:val="nil"/>
        </w:pBdr>
        <w:spacing w:after="200" w:line="276" w:lineRule="auto"/>
        <w:rPr>
          <w:sz w:val="23"/>
          <w:szCs w:val="23"/>
        </w:rPr>
      </w:pPr>
      <w:r>
        <w:rPr>
          <w:sz w:val="23"/>
          <w:szCs w:val="23"/>
        </w:rPr>
        <w:t xml:space="preserve">Data entry is accomplished by filling out the online forms such as site conditions and bird observations </w:t>
      </w:r>
      <w:r w:rsidR="00730DC8" w:rsidRPr="00DE34FE">
        <w:rPr>
          <w:sz w:val="23"/>
          <w:szCs w:val="23"/>
        </w:rPr>
        <w:t>(Figure 6.</w:t>
      </w:r>
      <w:r w:rsidR="00772BBB">
        <w:rPr>
          <w:sz w:val="23"/>
          <w:szCs w:val="23"/>
        </w:rPr>
        <w:t>x</w:t>
      </w:r>
      <w:r w:rsidR="00730DC8" w:rsidRPr="00DE34FE">
        <w:rPr>
          <w:sz w:val="23"/>
          <w:szCs w:val="23"/>
        </w:rPr>
        <w:t>)</w:t>
      </w:r>
      <w:r>
        <w:rPr>
          <w:sz w:val="23"/>
          <w:szCs w:val="23"/>
        </w:rPr>
        <w:t xml:space="preserve"> while habitat data is entered separately using several available habitat forms (Figure 6.</w:t>
      </w:r>
      <w:r w:rsidR="00772BBB">
        <w:rPr>
          <w:sz w:val="23"/>
          <w:szCs w:val="23"/>
        </w:rPr>
        <w:t>x</w:t>
      </w:r>
      <w:r>
        <w:rPr>
          <w:sz w:val="23"/>
          <w:szCs w:val="23"/>
        </w:rPr>
        <w:t xml:space="preserve">). </w:t>
      </w:r>
    </w:p>
    <w:p w14:paraId="607D0890" w14:textId="77777777" w:rsidR="00772BBB" w:rsidRDefault="00772BBB" w:rsidP="00772BBB">
      <w:pPr>
        <w:pBdr>
          <w:top w:val="nil"/>
          <w:left w:val="nil"/>
          <w:bottom w:val="nil"/>
          <w:right w:val="nil"/>
          <w:between w:val="nil"/>
        </w:pBdr>
        <w:spacing w:after="200" w:line="276" w:lineRule="auto"/>
        <w:rPr>
          <w:sz w:val="23"/>
          <w:szCs w:val="23"/>
        </w:rPr>
      </w:pPr>
      <w:r>
        <w:rPr>
          <w:noProof/>
          <w:sz w:val="23"/>
          <w:szCs w:val="23"/>
        </w:rPr>
        <w:drawing>
          <wp:inline distT="0" distB="0" distL="0" distR="0" wp14:anchorId="1F01250E" wp14:editId="09F74116">
            <wp:extent cx="5943600" cy="3042285"/>
            <wp:effectExtent l="0" t="0" r="0" b="5715"/>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42285"/>
                    </a:xfrm>
                    <a:prstGeom prst="rect">
                      <a:avLst/>
                    </a:prstGeom>
                  </pic:spPr>
                </pic:pic>
              </a:graphicData>
            </a:graphic>
          </wp:inline>
        </w:drawing>
      </w:r>
    </w:p>
    <w:p w14:paraId="37BE6A4F" w14:textId="77777777" w:rsidR="00772BBB" w:rsidRPr="00DE34FE" w:rsidRDefault="00772BBB" w:rsidP="00772BBB">
      <w:pPr>
        <w:pBdr>
          <w:top w:val="nil"/>
          <w:left w:val="nil"/>
          <w:bottom w:val="nil"/>
          <w:right w:val="nil"/>
          <w:between w:val="nil"/>
        </w:pBdr>
        <w:spacing w:before="120" w:after="200"/>
        <w:rPr>
          <w:rFonts w:ascii="Arial" w:hAnsi="Arial" w:cs="Arial"/>
          <w:sz w:val="20"/>
          <w:szCs w:val="20"/>
        </w:rPr>
      </w:pPr>
      <w:r w:rsidRPr="00547A08">
        <w:rPr>
          <w:rFonts w:ascii="Arial" w:hAnsi="Arial" w:cs="Arial"/>
          <w:b/>
          <w:sz w:val="20"/>
          <w:szCs w:val="20"/>
        </w:rPr>
        <w:t>Figure 6.</w:t>
      </w:r>
      <w:r>
        <w:rPr>
          <w:rFonts w:ascii="Arial" w:hAnsi="Arial" w:cs="Arial"/>
          <w:b/>
          <w:sz w:val="20"/>
          <w:szCs w:val="20"/>
        </w:rPr>
        <w:t>X</w:t>
      </w:r>
      <w:r w:rsidRPr="00547A08">
        <w:rPr>
          <w:rFonts w:ascii="Arial" w:hAnsi="Arial" w:cs="Arial"/>
          <w:b/>
          <w:sz w:val="20"/>
          <w:szCs w:val="20"/>
        </w:rPr>
        <w:t>.</w:t>
      </w:r>
      <w:r w:rsidRPr="00DE34FE">
        <w:rPr>
          <w:rFonts w:ascii="Arial" w:hAnsi="Arial" w:cs="Arial"/>
          <w:sz w:val="20"/>
          <w:szCs w:val="20"/>
        </w:rPr>
        <w:t xml:space="preserve"> </w:t>
      </w:r>
      <w:r>
        <w:rPr>
          <w:rFonts w:ascii="Arial" w:hAnsi="Arial" w:cs="Arial"/>
          <w:sz w:val="20"/>
          <w:szCs w:val="20"/>
        </w:rPr>
        <w:t xml:space="preserve">Data entry form for bird observations and site information. </w:t>
      </w:r>
    </w:p>
    <w:p w14:paraId="2F8353AF" w14:textId="77777777" w:rsidR="00772BBB" w:rsidRDefault="00772BBB">
      <w:pPr>
        <w:pBdr>
          <w:top w:val="nil"/>
          <w:left w:val="nil"/>
          <w:bottom w:val="nil"/>
          <w:right w:val="nil"/>
          <w:between w:val="nil"/>
        </w:pBdr>
        <w:spacing w:after="200" w:line="276" w:lineRule="auto"/>
        <w:rPr>
          <w:sz w:val="23"/>
          <w:szCs w:val="23"/>
        </w:rPr>
      </w:pPr>
    </w:p>
    <w:p w14:paraId="4719B51E" w14:textId="6B2D9014" w:rsidR="00730DC8" w:rsidRDefault="00900C44">
      <w:pPr>
        <w:pBdr>
          <w:top w:val="nil"/>
          <w:left w:val="nil"/>
          <w:bottom w:val="nil"/>
          <w:right w:val="nil"/>
          <w:between w:val="nil"/>
        </w:pBdr>
        <w:spacing w:after="200" w:line="276" w:lineRule="auto"/>
        <w:rPr>
          <w:sz w:val="23"/>
          <w:szCs w:val="23"/>
        </w:rPr>
      </w:pPr>
      <w:r>
        <w:rPr>
          <w:noProof/>
          <w:sz w:val="23"/>
          <w:szCs w:val="23"/>
        </w:rPr>
        <w:lastRenderedPageBreak/>
        <w:drawing>
          <wp:inline distT="0" distB="0" distL="0" distR="0" wp14:anchorId="4DFD4713" wp14:editId="5F00DC20">
            <wp:extent cx="5943600" cy="28282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28290"/>
                    </a:xfrm>
                    <a:prstGeom prst="rect">
                      <a:avLst/>
                    </a:prstGeom>
                  </pic:spPr>
                </pic:pic>
              </a:graphicData>
            </a:graphic>
          </wp:inline>
        </w:drawing>
      </w:r>
    </w:p>
    <w:p w14:paraId="5E6FC126" w14:textId="6021AB48" w:rsidR="00730DC8" w:rsidRDefault="00900C44">
      <w:pPr>
        <w:pBdr>
          <w:top w:val="nil"/>
          <w:left w:val="nil"/>
          <w:bottom w:val="nil"/>
          <w:right w:val="nil"/>
          <w:between w:val="nil"/>
        </w:pBdr>
        <w:spacing w:after="200" w:line="276" w:lineRule="auto"/>
        <w:rPr>
          <w:sz w:val="23"/>
          <w:szCs w:val="23"/>
        </w:rPr>
      </w:pPr>
      <w:r w:rsidRPr="00547A08">
        <w:rPr>
          <w:rFonts w:ascii="Arial" w:hAnsi="Arial" w:cs="Arial"/>
          <w:b/>
          <w:sz w:val="20"/>
          <w:szCs w:val="20"/>
        </w:rPr>
        <w:t>Figure 6.</w:t>
      </w:r>
      <w:r>
        <w:rPr>
          <w:rFonts w:ascii="Arial" w:hAnsi="Arial" w:cs="Arial"/>
          <w:b/>
          <w:sz w:val="20"/>
          <w:szCs w:val="20"/>
        </w:rPr>
        <w:t>3</w:t>
      </w:r>
      <w:r w:rsidRPr="00547A08">
        <w:rPr>
          <w:rFonts w:ascii="Arial" w:hAnsi="Arial" w:cs="Arial"/>
          <w:b/>
          <w:sz w:val="20"/>
          <w:szCs w:val="20"/>
        </w:rPr>
        <w:t>.</w:t>
      </w:r>
      <w:r w:rsidRPr="00DE34FE">
        <w:rPr>
          <w:rFonts w:ascii="Arial" w:hAnsi="Arial" w:cs="Arial"/>
          <w:sz w:val="20"/>
          <w:szCs w:val="20"/>
        </w:rPr>
        <w:t xml:space="preserve"> </w:t>
      </w:r>
      <w:r>
        <w:rPr>
          <w:rFonts w:ascii="Arial" w:hAnsi="Arial" w:cs="Arial"/>
          <w:sz w:val="20"/>
          <w:szCs w:val="20"/>
        </w:rPr>
        <w:t xml:space="preserve">Data entry form for habitat including canopy details where trees are present and foliar and ground cover. </w:t>
      </w:r>
    </w:p>
    <w:p w14:paraId="5A57C4DC" w14:textId="5DA77C87" w:rsidR="00791E97" w:rsidRDefault="00791E97" w:rsidP="00791E97">
      <w:pPr>
        <w:pBdr>
          <w:top w:val="nil"/>
          <w:left w:val="nil"/>
          <w:bottom w:val="nil"/>
          <w:right w:val="nil"/>
          <w:between w:val="nil"/>
        </w:pBdr>
        <w:spacing w:after="200" w:line="276" w:lineRule="auto"/>
        <w:rPr>
          <w:ins w:id="90" w:author="Rowell, Gareth A" w:date="2022-08-26T16:06:00Z"/>
          <w:sz w:val="23"/>
          <w:szCs w:val="23"/>
        </w:rPr>
      </w:pPr>
    </w:p>
    <w:p w14:paraId="7D612107" w14:textId="630C0F7B" w:rsidR="006C18ED" w:rsidRDefault="006C18ED" w:rsidP="00791E97">
      <w:pPr>
        <w:pBdr>
          <w:top w:val="nil"/>
          <w:left w:val="nil"/>
          <w:bottom w:val="nil"/>
          <w:right w:val="nil"/>
          <w:between w:val="nil"/>
        </w:pBdr>
        <w:spacing w:after="200" w:line="276" w:lineRule="auto"/>
        <w:rPr>
          <w:ins w:id="91" w:author="Rowell, Gareth A" w:date="2022-08-26T16:06:00Z"/>
          <w:sz w:val="23"/>
          <w:szCs w:val="23"/>
        </w:rPr>
      </w:pPr>
    </w:p>
    <w:p w14:paraId="60BACDBB" w14:textId="77777777" w:rsidR="006C18ED" w:rsidRDefault="006C18ED" w:rsidP="00791E97">
      <w:pPr>
        <w:pBdr>
          <w:top w:val="nil"/>
          <w:left w:val="nil"/>
          <w:bottom w:val="nil"/>
          <w:right w:val="nil"/>
          <w:between w:val="nil"/>
        </w:pBdr>
        <w:spacing w:after="200" w:line="276" w:lineRule="auto"/>
        <w:rPr>
          <w:ins w:id="92" w:author="Rowell, Gareth A" w:date="2022-08-26T16:04:00Z"/>
          <w:sz w:val="23"/>
          <w:szCs w:val="23"/>
        </w:rPr>
      </w:pPr>
    </w:p>
    <w:p w14:paraId="3EF335B1" w14:textId="0F85CF20" w:rsidR="00791E97" w:rsidRPr="00791E97" w:rsidRDefault="00791E97" w:rsidP="00791E97">
      <w:pPr>
        <w:spacing w:before="120" w:after="200"/>
        <w:rPr>
          <w:ins w:id="93" w:author="Rowell, Gareth A" w:date="2022-08-26T16:04:00Z"/>
          <w:rFonts w:ascii="Arial" w:hAnsi="Arial" w:cs="Arial"/>
          <w:b/>
          <w:rPrChange w:id="94" w:author="Rowell, Gareth A" w:date="2022-08-26T16:04:00Z">
            <w:rPr>
              <w:ins w:id="95" w:author="Rowell, Gareth A" w:date="2022-08-26T16:04:00Z"/>
              <w:b/>
              <w:bCs/>
              <w:sz w:val="23"/>
              <w:szCs w:val="23"/>
            </w:rPr>
          </w:rPrChange>
        </w:rPr>
        <w:pPrChange w:id="96" w:author="Rowell, Gareth A" w:date="2022-08-26T16:04:00Z">
          <w:pPr>
            <w:pBdr>
              <w:top w:val="nil"/>
              <w:left w:val="nil"/>
              <w:bottom w:val="nil"/>
              <w:right w:val="nil"/>
              <w:between w:val="nil"/>
            </w:pBdr>
            <w:spacing w:after="200" w:line="276" w:lineRule="auto"/>
          </w:pPr>
        </w:pPrChange>
      </w:pPr>
      <w:proofErr w:type="spellStart"/>
      <w:ins w:id="97" w:author="Rowell, Gareth A" w:date="2022-08-26T16:04:00Z">
        <w:r w:rsidRPr="00DE34FE">
          <w:rPr>
            <w:rFonts w:ascii="Arial" w:hAnsi="Arial" w:cs="Arial"/>
            <w:b/>
          </w:rPr>
          <w:t>HTLN_Landbirds</w:t>
        </w:r>
        <w:proofErr w:type="spellEnd"/>
        <w:r w:rsidRPr="00DE34FE">
          <w:rPr>
            <w:rFonts w:ascii="Arial" w:hAnsi="Arial" w:cs="Arial"/>
            <w:b/>
          </w:rPr>
          <w:t xml:space="preserve"> Database</w:t>
        </w:r>
        <w:r>
          <w:rPr>
            <w:rFonts w:ascii="Arial" w:hAnsi="Arial" w:cs="Arial"/>
            <w:b/>
          </w:rPr>
          <w:t xml:space="preserve"> – </w:t>
        </w:r>
      </w:ins>
      <w:ins w:id="98" w:author="Rowell, Gareth A" w:date="2022-08-26T16:06:00Z">
        <w:r w:rsidR="006C18ED">
          <w:rPr>
            <w:rFonts w:ascii="Arial" w:hAnsi="Arial" w:cs="Arial"/>
            <w:b/>
          </w:rPr>
          <w:t>SQL Server database (backend)</w:t>
        </w:r>
      </w:ins>
    </w:p>
    <w:p w14:paraId="135FA723" w14:textId="77777777" w:rsidR="00791E97" w:rsidRDefault="00791E97" w:rsidP="00791E97">
      <w:pPr>
        <w:pBdr>
          <w:top w:val="nil"/>
          <w:left w:val="nil"/>
          <w:bottom w:val="nil"/>
          <w:right w:val="nil"/>
          <w:between w:val="nil"/>
        </w:pBdr>
        <w:spacing w:after="200" w:line="276" w:lineRule="auto"/>
        <w:rPr>
          <w:ins w:id="99" w:author="Rowell, Gareth A" w:date="2022-08-26T16:04:00Z"/>
          <w:sz w:val="23"/>
          <w:szCs w:val="23"/>
        </w:rPr>
      </w:pPr>
      <w:ins w:id="100" w:author="Rowell, Gareth A" w:date="2022-08-26T16:04:00Z">
        <w:r>
          <w:rPr>
            <w:sz w:val="23"/>
            <w:szCs w:val="23"/>
          </w:rPr>
          <w:t>The</w:t>
        </w:r>
        <w:r w:rsidRPr="00DE34FE">
          <w:rPr>
            <w:sz w:val="23"/>
            <w:szCs w:val="23"/>
          </w:rPr>
          <w:t xml:space="preserve"> breeding bird monitoring database is implemented in Microsoft SQL Server. It is called </w:t>
        </w:r>
        <w:proofErr w:type="spellStart"/>
        <w:r w:rsidRPr="00DE34FE">
          <w:rPr>
            <w:sz w:val="23"/>
            <w:szCs w:val="23"/>
          </w:rPr>
          <w:t>HTLN_Landbirds</w:t>
        </w:r>
        <w:proofErr w:type="spellEnd"/>
        <w:r w:rsidRPr="00DE34FE">
          <w:rPr>
            <w:sz w:val="23"/>
            <w:szCs w:val="23"/>
          </w:rPr>
          <w:t xml:space="preserve">. </w:t>
        </w:r>
        <w:r>
          <w:rPr>
            <w:sz w:val="23"/>
            <w:szCs w:val="23"/>
          </w:rPr>
          <w:t>The production version is currently housed on the following WASO SQL Server instance:</w:t>
        </w:r>
      </w:ins>
    </w:p>
    <w:p w14:paraId="579BA967" w14:textId="77777777" w:rsidR="00791E97" w:rsidRPr="00C94A82" w:rsidRDefault="00791E97" w:rsidP="00791E97">
      <w:pPr>
        <w:pBdr>
          <w:top w:val="nil"/>
          <w:left w:val="nil"/>
          <w:bottom w:val="nil"/>
          <w:right w:val="nil"/>
          <w:between w:val="nil"/>
        </w:pBdr>
        <w:spacing w:after="200" w:line="276" w:lineRule="auto"/>
        <w:rPr>
          <w:ins w:id="101" w:author="Rowell, Gareth A" w:date="2022-08-26T16:04:00Z"/>
          <w:rFonts w:ascii="Courier New" w:hAnsi="Courier New" w:cs="Courier New"/>
          <w:b/>
          <w:bCs/>
          <w:sz w:val="23"/>
          <w:szCs w:val="23"/>
        </w:rPr>
      </w:pPr>
      <w:ins w:id="102" w:author="Rowell, Gareth A" w:date="2022-08-26T16:04:00Z">
        <w:r w:rsidRPr="00C94A82">
          <w:rPr>
            <w:rFonts w:ascii="Courier New" w:hAnsi="Courier New" w:cs="Courier New"/>
            <w:b/>
            <w:bCs/>
            <w:sz w:val="23"/>
            <w:szCs w:val="23"/>
          </w:rPr>
          <w:t>Inp2300sql01\</w:t>
        </w:r>
        <w:commentRangeStart w:id="103"/>
        <w:proofErr w:type="spellStart"/>
        <w:r w:rsidRPr="00C94A82">
          <w:rPr>
            <w:rFonts w:ascii="Courier New" w:hAnsi="Courier New" w:cs="Courier New"/>
            <w:b/>
            <w:bCs/>
            <w:sz w:val="23"/>
            <w:szCs w:val="23"/>
          </w:rPr>
          <w:t>ntwk</w:t>
        </w:r>
        <w:commentRangeEnd w:id="103"/>
        <w:proofErr w:type="spellEnd"/>
        <w:r>
          <w:rPr>
            <w:rStyle w:val="CommentReference"/>
          </w:rPr>
          <w:commentReference w:id="103"/>
        </w:r>
      </w:ins>
    </w:p>
    <w:p w14:paraId="368928B1" w14:textId="33CFED42" w:rsidR="00B766EE" w:rsidRDefault="00823CCA" w:rsidP="00B766EE">
      <w:pPr>
        <w:pBdr>
          <w:top w:val="nil"/>
          <w:left w:val="nil"/>
          <w:bottom w:val="nil"/>
          <w:right w:val="nil"/>
          <w:between w:val="nil"/>
        </w:pBdr>
        <w:spacing w:after="200" w:line="276" w:lineRule="auto"/>
        <w:rPr>
          <w:sz w:val="23"/>
          <w:szCs w:val="23"/>
        </w:rPr>
      </w:pPr>
      <w:r w:rsidRPr="00DE34FE">
        <w:rPr>
          <w:sz w:val="23"/>
          <w:szCs w:val="23"/>
        </w:rPr>
        <w:t xml:space="preserve">A local copy of SQL Server </w:t>
      </w:r>
      <w:r w:rsidR="000451C2">
        <w:rPr>
          <w:sz w:val="23"/>
          <w:szCs w:val="23"/>
        </w:rPr>
        <w:t xml:space="preserve">2019 </w:t>
      </w:r>
      <w:r w:rsidRPr="00DE34FE">
        <w:rPr>
          <w:sz w:val="23"/>
          <w:szCs w:val="23"/>
        </w:rPr>
        <w:t xml:space="preserve">Express (free version) </w:t>
      </w:r>
      <w:r w:rsidR="000451C2">
        <w:rPr>
          <w:sz w:val="23"/>
          <w:szCs w:val="23"/>
        </w:rPr>
        <w:t xml:space="preserve">or more recent version </w:t>
      </w:r>
      <w:r w:rsidRPr="00DE34FE">
        <w:rPr>
          <w:sz w:val="23"/>
          <w:szCs w:val="23"/>
        </w:rPr>
        <w:t>is necessary to view the database backend (see Appendix 6.1</w:t>
      </w:r>
      <w:r w:rsidR="00035890" w:rsidRPr="00DE34FE">
        <w:rPr>
          <w:sz w:val="23"/>
          <w:szCs w:val="23"/>
        </w:rPr>
        <w:t xml:space="preserve"> for installation notes</w:t>
      </w:r>
      <w:r w:rsidRPr="00DE34FE">
        <w:rPr>
          <w:sz w:val="23"/>
          <w:szCs w:val="23"/>
        </w:rPr>
        <w:t xml:space="preserve">). </w:t>
      </w:r>
      <w:r w:rsidR="008D6E52" w:rsidRPr="00DE34FE">
        <w:rPr>
          <w:sz w:val="23"/>
          <w:szCs w:val="23"/>
        </w:rPr>
        <w:t>Once the SQL Server Express installation is successful,</w:t>
      </w:r>
      <w:r w:rsidR="00B766EE">
        <w:rPr>
          <w:sz w:val="23"/>
          <w:szCs w:val="23"/>
        </w:rPr>
        <w:t xml:space="preserve"> </w:t>
      </w:r>
      <w:r w:rsidR="000451C2">
        <w:rPr>
          <w:sz w:val="23"/>
          <w:szCs w:val="23"/>
        </w:rPr>
        <w:t xml:space="preserve">along with the latest version of </w:t>
      </w:r>
      <w:r w:rsidR="008D6E52" w:rsidRPr="00DE34FE">
        <w:rPr>
          <w:sz w:val="23"/>
          <w:szCs w:val="23"/>
        </w:rPr>
        <w:t>SQL Server Management Studio</w:t>
      </w:r>
      <w:r w:rsidR="00B766EE">
        <w:rPr>
          <w:sz w:val="23"/>
          <w:szCs w:val="23"/>
        </w:rPr>
        <w:t xml:space="preserve"> or download Azure Data Studio (shown in </w:t>
      </w:r>
      <w:r w:rsidR="00B766EE" w:rsidRPr="00DE34FE">
        <w:rPr>
          <w:sz w:val="23"/>
          <w:szCs w:val="23"/>
        </w:rPr>
        <w:t>Figure 6.</w:t>
      </w:r>
      <w:r w:rsidR="00B766EE">
        <w:rPr>
          <w:sz w:val="23"/>
          <w:szCs w:val="23"/>
        </w:rPr>
        <w:t xml:space="preserve">4 and </w:t>
      </w:r>
      <w:r w:rsidR="00B766EE" w:rsidRPr="00DE34FE">
        <w:rPr>
          <w:sz w:val="23"/>
          <w:szCs w:val="23"/>
        </w:rPr>
        <w:t>Figure 6.</w:t>
      </w:r>
      <w:r w:rsidR="00B766EE">
        <w:rPr>
          <w:sz w:val="23"/>
          <w:szCs w:val="23"/>
        </w:rPr>
        <w:t>5</w:t>
      </w:r>
      <w:r w:rsidR="00B766EE" w:rsidRPr="00DE34FE">
        <w:rPr>
          <w:sz w:val="23"/>
          <w:szCs w:val="23"/>
        </w:rPr>
        <w:t>)</w:t>
      </w:r>
      <w:r w:rsidR="00C71573">
        <w:rPr>
          <w:sz w:val="23"/>
          <w:szCs w:val="23"/>
        </w:rPr>
        <w:t>.</w:t>
      </w:r>
    </w:p>
    <w:p w14:paraId="026239EE" w14:textId="52A783DB" w:rsidR="00403922" w:rsidRPr="00DE34FE" w:rsidRDefault="00403922">
      <w:pPr>
        <w:pBdr>
          <w:top w:val="nil"/>
          <w:left w:val="nil"/>
          <w:bottom w:val="nil"/>
          <w:right w:val="nil"/>
          <w:between w:val="nil"/>
        </w:pBdr>
        <w:spacing w:after="200" w:line="276" w:lineRule="auto"/>
        <w:rPr>
          <w:sz w:val="23"/>
          <w:szCs w:val="23"/>
          <w:u w:val="single"/>
        </w:rPr>
      </w:pPr>
      <w:r w:rsidRPr="00DE34FE">
        <w:rPr>
          <w:sz w:val="23"/>
          <w:szCs w:val="23"/>
        </w:rPr>
        <w:t xml:space="preserve">The database </w:t>
      </w:r>
      <w:r w:rsidR="001C6A1E">
        <w:rPr>
          <w:sz w:val="23"/>
          <w:szCs w:val="23"/>
        </w:rPr>
        <w:t xml:space="preserve">backend </w:t>
      </w:r>
      <w:r w:rsidRPr="00DE34FE">
        <w:rPr>
          <w:sz w:val="23"/>
          <w:szCs w:val="23"/>
        </w:rPr>
        <w:t xml:space="preserve">is read-only and can be used to download data for QA/QC and analysis. The user interface for SQL Server Management Studio is very intuitive but it requires </w:t>
      </w:r>
      <w:r w:rsidR="008D52E5" w:rsidRPr="00DE34FE">
        <w:rPr>
          <w:sz w:val="23"/>
          <w:szCs w:val="23"/>
        </w:rPr>
        <w:t xml:space="preserve">some basic </w:t>
      </w:r>
      <w:r w:rsidRPr="00DE34FE">
        <w:rPr>
          <w:sz w:val="23"/>
          <w:szCs w:val="23"/>
        </w:rPr>
        <w:t xml:space="preserve">knowledge of SQL </w:t>
      </w:r>
      <w:proofErr w:type="gramStart"/>
      <w:r w:rsidRPr="00DE34FE">
        <w:rPr>
          <w:sz w:val="23"/>
          <w:szCs w:val="23"/>
        </w:rPr>
        <w:t>in order to</w:t>
      </w:r>
      <w:proofErr w:type="gramEnd"/>
      <w:r w:rsidRPr="00DE34FE">
        <w:rPr>
          <w:sz w:val="23"/>
          <w:szCs w:val="23"/>
        </w:rPr>
        <w:t xml:space="preserve"> download data. Fortunately, the primary and foreign key naming conventions </w:t>
      </w:r>
      <w:r w:rsidR="00035890" w:rsidRPr="00DE34FE">
        <w:rPr>
          <w:sz w:val="23"/>
          <w:szCs w:val="23"/>
        </w:rPr>
        <w:t xml:space="preserve">in </w:t>
      </w:r>
      <w:proofErr w:type="gramStart"/>
      <w:r w:rsidR="00035890" w:rsidRPr="00DE34FE">
        <w:rPr>
          <w:sz w:val="23"/>
          <w:szCs w:val="23"/>
        </w:rPr>
        <w:t>all of</w:t>
      </w:r>
      <w:proofErr w:type="gramEnd"/>
      <w:r w:rsidR="00035890" w:rsidRPr="00DE34FE">
        <w:rPr>
          <w:sz w:val="23"/>
          <w:szCs w:val="23"/>
        </w:rPr>
        <w:t xml:space="preserve"> the tables are very consistent, making SQL </w:t>
      </w:r>
      <w:r w:rsidRPr="00DE34FE">
        <w:rPr>
          <w:sz w:val="23"/>
          <w:szCs w:val="23"/>
        </w:rPr>
        <w:t>JOI</w:t>
      </w:r>
      <w:r w:rsidR="008D6E52" w:rsidRPr="00DE34FE">
        <w:rPr>
          <w:sz w:val="23"/>
          <w:szCs w:val="23"/>
        </w:rPr>
        <w:t>Ns</w:t>
      </w:r>
      <w:r w:rsidR="00DA41E1" w:rsidRPr="00DE34FE">
        <w:rPr>
          <w:sz w:val="23"/>
          <w:szCs w:val="23"/>
        </w:rPr>
        <w:t xml:space="preserve"> </w:t>
      </w:r>
      <w:r w:rsidR="00823CCA" w:rsidRPr="00DE34FE">
        <w:rPr>
          <w:sz w:val="23"/>
          <w:szCs w:val="23"/>
        </w:rPr>
        <w:t>straight</w:t>
      </w:r>
      <w:r w:rsidR="008D52E5" w:rsidRPr="00DE34FE">
        <w:rPr>
          <w:sz w:val="23"/>
          <w:szCs w:val="23"/>
        </w:rPr>
        <w:t>forward. Furth</w:t>
      </w:r>
      <w:r w:rsidRPr="00DE34FE">
        <w:rPr>
          <w:sz w:val="23"/>
          <w:szCs w:val="23"/>
        </w:rPr>
        <w:t>ermore</w:t>
      </w:r>
      <w:r w:rsidR="003338FB">
        <w:rPr>
          <w:sz w:val="23"/>
          <w:szCs w:val="23"/>
        </w:rPr>
        <w:t xml:space="preserve">, SQL scripts are saved to the user’s </w:t>
      </w:r>
      <w:r w:rsidRPr="00DE34FE">
        <w:rPr>
          <w:sz w:val="23"/>
          <w:szCs w:val="23"/>
        </w:rPr>
        <w:t>local computer</w:t>
      </w:r>
      <w:r w:rsidR="008D52E5" w:rsidRPr="00DE34FE">
        <w:rPr>
          <w:sz w:val="23"/>
          <w:szCs w:val="23"/>
        </w:rPr>
        <w:t xml:space="preserve"> by default</w:t>
      </w:r>
      <w:r w:rsidR="003338FB">
        <w:rPr>
          <w:sz w:val="23"/>
          <w:szCs w:val="23"/>
        </w:rPr>
        <w:t xml:space="preserve"> so that they can easily be reused</w:t>
      </w:r>
      <w:r w:rsidRPr="00DE34FE">
        <w:rPr>
          <w:sz w:val="23"/>
          <w:szCs w:val="23"/>
        </w:rPr>
        <w:t xml:space="preserve">. </w:t>
      </w:r>
      <w:r w:rsidR="00B51525" w:rsidRPr="00DE34FE">
        <w:rPr>
          <w:sz w:val="23"/>
          <w:szCs w:val="23"/>
        </w:rPr>
        <w:t xml:space="preserve">Some examples of SQL scripts </w:t>
      </w:r>
      <w:r w:rsidR="00E00777" w:rsidRPr="00DE34FE">
        <w:rPr>
          <w:sz w:val="23"/>
          <w:szCs w:val="23"/>
        </w:rPr>
        <w:t>and their associated data</w:t>
      </w:r>
      <w:r w:rsidR="00B51525" w:rsidRPr="00DE34FE">
        <w:rPr>
          <w:sz w:val="23"/>
          <w:szCs w:val="23"/>
        </w:rPr>
        <w:t xml:space="preserve"> are given in </w:t>
      </w:r>
      <w:r w:rsidR="00823CCA" w:rsidRPr="004A44A8">
        <w:rPr>
          <w:sz w:val="23"/>
          <w:szCs w:val="23"/>
        </w:rPr>
        <w:t>Appendix 6.2</w:t>
      </w:r>
      <w:r w:rsidR="003C6CCC" w:rsidRPr="004A44A8">
        <w:rPr>
          <w:sz w:val="23"/>
          <w:szCs w:val="23"/>
        </w:rPr>
        <w:t>.</w:t>
      </w:r>
    </w:p>
    <w:p w14:paraId="0D54FE43" w14:textId="77777777" w:rsidR="000E3047" w:rsidRPr="00DE34FE" w:rsidRDefault="003338FB">
      <w:pPr>
        <w:pBdr>
          <w:top w:val="nil"/>
          <w:left w:val="nil"/>
          <w:bottom w:val="nil"/>
          <w:right w:val="nil"/>
          <w:between w:val="nil"/>
        </w:pBdr>
        <w:spacing w:after="200" w:line="276" w:lineRule="auto"/>
        <w:rPr>
          <w:sz w:val="23"/>
          <w:szCs w:val="23"/>
        </w:rPr>
      </w:pPr>
      <w:r>
        <w:rPr>
          <w:sz w:val="23"/>
          <w:szCs w:val="23"/>
        </w:rPr>
        <w:lastRenderedPageBreak/>
        <w:t>When</w:t>
      </w:r>
      <w:r w:rsidR="00035890" w:rsidRPr="00DE34FE">
        <w:rPr>
          <w:sz w:val="23"/>
          <w:szCs w:val="23"/>
        </w:rPr>
        <w:t xml:space="preserve"> SQL Server M</w:t>
      </w:r>
      <w:r w:rsidR="00B07424" w:rsidRPr="00DE34FE">
        <w:rPr>
          <w:sz w:val="23"/>
          <w:szCs w:val="23"/>
        </w:rPr>
        <w:t>anagement Studio</w:t>
      </w:r>
      <w:r>
        <w:rPr>
          <w:sz w:val="23"/>
          <w:szCs w:val="23"/>
        </w:rPr>
        <w:t xml:space="preserve"> is opened</w:t>
      </w:r>
      <w:r w:rsidR="00035890" w:rsidRPr="00DE34FE">
        <w:rPr>
          <w:sz w:val="23"/>
          <w:szCs w:val="23"/>
        </w:rPr>
        <w:t>, it</w:t>
      </w:r>
      <w:r>
        <w:rPr>
          <w:sz w:val="23"/>
          <w:szCs w:val="23"/>
        </w:rPr>
        <w:t xml:space="preserve"> will immediately ask</w:t>
      </w:r>
      <w:r w:rsidR="00B07424" w:rsidRPr="00DE34FE">
        <w:rPr>
          <w:sz w:val="23"/>
          <w:szCs w:val="23"/>
        </w:rPr>
        <w:t xml:space="preserve"> which SQL Server </w:t>
      </w:r>
      <w:r w:rsidR="00035890" w:rsidRPr="00DE34FE">
        <w:rPr>
          <w:sz w:val="23"/>
          <w:szCs w:val="23"/>
        </w:rPr>
        <w:t xml:space="preserve">instance </w:t>
      </w:r>
      <w:r>
        <w:rPr>
          <w:sz w:val="23"/>
          <w:szCs w:val="23"/>
        </w:rPr>
        <w:t>should be used</w:t>
      </w:r>
      <w:r w:rsidR="00B07424" w:rsidRPr="00DE34FE">
        <w:rPr>
          <w:sz w:val="23"/>
          <w:szCs w:val="23"/>
        </w:rPr>
        <w:t>:</w:t>
      </w:r>
    </w:p>
    <w:p w14:paraId="10AAF68F" w14:textId="14BCC9C6" w:rsidR="00B07424" w:rsidRPr="00E84D90" w:rsidRDefault="00B766EE">
      <w:pPr>
        <w:pBdr>
          <w:top w:val="nil"/>
          <w:left w:val="nil"/>
          <w:bottom w:val="nil"/>
          <w:right w:val="nil"/>
          <w:between w:val="nil"/>
        </w:pBdr>
        <w:spacing w:after="200" w:line="276" w:lineRule="auto"/>
      </w:pPr>
      <w:r>
        <w:rPr>
          <w:noProof/>
        </w:rPr>
        <w:drawing>
          <wp:inline distT="0" distB="0" distL="0" distR="0" wp14:anchorId="29955AF7" wp14:editId="5EB1F815">
            <wp:extent cx="5943600" cy="5184140"/>
            <wp:effectExtent l="0" t="0" r="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184140"/>
                    </a:xfrm>
                    <a:prstGeom prst="rect">
                      <a:avLst/>
                    </a:prstGeom>
                  </pic:spPr>
                </pic:pic>
              </a:graphicData>
            </a:graphic>
          </wp:inline>
        </w:drawing>
      </w:r>
    </w:p>
    <w:p w14:paraId="09C1887C" w14:textId="571A09B9" w:rsidR="000E3047" w:rsidRPr="00DE34FE" w:rsidRDefault="0022652C" w:rsidP="00DE34FE">
      <w:pPr>
        <w:pBdr>
          <w:top w:val="nil"/>
          <w:left w:val="nil"/>
          <w:bottom w:val="nil"/>
          <w:right w:val="nil"/>
          <w:between w:val="nil"/>
        </w:pBdr>
        <w:spacing w:before="120" w:after="200"/>
        <w:rPr>
          <w:rFonts w:ascii="Arial" w:hAnsi="Arial" w:cs="Arial"/>
          <w:sz w:val="20"/>
          <w:szCs w:val="20"/>
        </w:rPr>
      </w:pPr>
      <w:r w:rsidRPr="00547A08">
        <w:rPr>
          <w:rFonts w:ascii="Arial" w:hAnsi="Arial" w:cs="Arial"/>
          <w:b/>
          <w:sz w:val="20"/>
          <w:szCs w:val="20"/>
        </w:rPr>
        <w:t>Figure 6.4</w:t>
      </w:r>
      <w:r w:rsidR="00EC768D" w:rsidRPr="00547A08">
        <w:rPr>
          <w:rFonts w:ascii="Arial" w:hAnsi="Arial" w:cs="Arial"/>
          <w:b/>
          <w:sz w:val="20"/>
          <w:szCs w:val="20"/>
        </w:rPr>
        <w:t>.</w:t>
      </w:r>
      <w:r w:rsidR="00EC768D" w:rsidRPr="00DE34FE">
        <w:rPr>
          <w:rFonts w:ascii="Arial" w:hAnsi="Arial" w:cs="Arial"/>
          <w:sz w:val="20"/>
          <w:szCs w:val="20"/>
        </w:rPr>
        <w:t xml:space="preserve"> Connecting to the IRMA </w:t>
      </w:r>
      <w:r w:rsidR="009C65D0" w:rsidRPr="00DE34FE">
        <w:rPr>
          <w:rFonts w:ascii="Arial" w:hAnsi="Arial" w:cs="Arial"/>
          <w:sz w:val="20"/>
          <w:szCs w:val="20"/>
        </w:rPr>
        <w:t xml:space="preserve">production </w:t>
      </w:r>
      <w:r w:rsidR="00EC768D" w:rsidRPr="00DE34FE">
        <w:rPr>
          <w:rFonts w:ascii="Arial" w:hAnsi="Arial" w:cs="Arial"/>
          <w:sz w:val="20"/>
          <w:szCs w:val="20"/>
        </w:rPr>
        <w:t xml:space="preserve">instance from </w:t>
      </w:r>
      <w:r w:rsidR="006346BC">
        <w:rPr>
          <w:rFonts w:ascii="Arial" w:hAnsi="Arial" w:cs="Arial"/>
          <w:sz w:val="20"/>
          <w:szCs w:val="20"/>
        </w:rPr>
        <w:t>Azure Data Studio.</w:t>
      </w:r>
    </w:p>
    <w:p w14:paraId="6F692018" w14:textId="1F88179B" w:rsidR="00EC768D" w:rsidRPr="00E84D90" w:rsidRDefault="006346BC">
      <w:pPr>
        <w:pBdr>
          <w:top w:val="nil"/>
          <w:left w:val="nil"/>
          <w:bottom w:val="nil"/>
          <w:right w:val="nil"/>
          <w:between w:val="nil"/>
        </w:pBdr>
        <w:spacing w:after="200" w:line="276" w:lineRule="auto"/>
        <w:rPr>
          <w:b/>
        </w:rPr>
      </w:pPr>
      <w:r>
        <w:rPr>
          <w:b/>
          <w:noProof/>
        </w:rPr>
        <w:lastRenderedPageBreak/>
        <w:drawing>
          <wp:inline distT="0" distB="0" distL="0" distR="0" wp14:anchorId="3D3C2053" wp14:editId="62C1D617">
            <wp:extent cx="5943600" cy="3167380"/>
            <wp:effectExtent l="0" t="0" r="0" b="0"/>
            <wp:docPr id="62" name="Picture 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2F013507" w14:textId="1446AEB4" w:rsidR="002B66B9" w:rsidRDefault="0022652C" w:rsidP="00622460">
      <w:pPr>
        <w:pBdr>
          <w:top w:val="nil"/>
          <w:left w:val="nil"/>
          <w:bottom w:val="nil"/>
          <w:right w:val="nil"/>
          <w:between w:val="nil"/>
        </w:pBdr>
        <w:spacing w:before="120" w:after="200"/>
        <w:rPr>
          <w:rFonts w:ascii="Arial" w:hAnsi="Arial" w:cs="Arial"/>
          <w:sz w:val="20"/>
          <w:szCs w:val="20"/>
        </w:rPr>
      </w:pPr>
      <w:r w:rsidRPr="00E929C2">
        <w:rPr>
          <w:rFonts w:ascii="Arial" w:hAnsi="Arial" w:cs="Arial"/>
          <w:b/>
          <w:sz w:val="20"/>
          <w:szCs w:val="20"/>
        </w:rPr>
        <w:t>Figure 6.5</w:t>
      </w:r>
      <w:r w:rsidR="002C28B8" w:rsidRPr="00622460">
        <w:rPr>
          <w:rFonts w:ascii="Arial" w:hAnsi="Arial" w:cs="Arial"/>
          <w:sz w:val="20"/>
          <w:szCs w:val="20"/>
        </w:rPr>
        <w:t>.</w:t>
      </w:r>
      <w:r w:rsidR="002B66B9" w:rsidRPr="00622460">
        <w:rPr>
          <w:rFonts w:ascii="Arial" w:hAnsi="Arial" w:cs="Arial"/>
          <w:sz w:val="20"/>
          <w:szCs w:val="20"/>
        </w:rPr>
        <w:t xml:space="preserve"> Tables displayed in the </w:t>
      </w:r>
      <w:proofErr w:type="spellStart"/>
      <w:r w:rsidR="002B66B9" w:rsidRPr="00622460">
        <w:rPr>
          <w:rFonts w:ascii="Arial" w:hAnsi="Arial" w:cs="Arial"/>
          <w:sz w:val="20"/>
          <w:szCs w:val="20"/>
        </w:rPr>
        <w:t>HTLN_Landbird</w:t>
      </w:r>
      <w:proofErr w:type="spellEnd"/>
      <w:r w:rsidR="002B66B9" w:rsidRPr="00622460">
        <w:rPr>
          <w:rFonts w:ascii="Arial" w:hAnsi="Arial" w:cs="Arial"/>
          <w:sz w:val="20"/>
          <w:szCs w:val="20"/>
        </w:rPr>
        <w:t xml:space="preserve"> database from </w:t>
      </w:r>
      <w:r w:rsidR="006346BC">
        <w:rPr>
          <w:rFonts w:ascii="Arial" w:hAnsi="Arial" w:cs="Arial"/>
          <w:sz w:val="20"/>
          <w:szCs w:val="20"/>
        </w:rPr>
        <w:t>Azure Data Studio.</w:t>
      </w:r>
    </w:p>
    <w:p w14:paraId="33FE0D5E" w14:textId="77777777" w:rsidR="006346BC" w:rsidRPr="00622460" w:rsidRDefault="006346BC" w:rsidP="00622460">
      <w:pPr>
        <w:pBdr>
          <w:top w:val="nil"/>
          <w:left w:val="nil"/>
          <w:bottom w:val="nil"/>
          <w:right w:val="nil"/>
          <w:between w:val="nil"/>
        </w:pBdr>
        <w:spacing w:before="120" w:after="200"/>
        <w:rPr>
          <w:rFonts w:ascii="Arial" w:hAnsi="Arial" w:cs="Arial"/>
          <w:sz w:val="20"/>
          <w:szCs w:val="20"/>
        </w:rPr>
      </w:pPr>
    </w:p>
    <w:p w14:paraId="5C5C0E34" w14:textId="77777777" w:rsidR="00035890" w:rsidRPr="00CC2E27" w:rsidRDefault="00E00777" w:rsidP="00CC2E27">
      <w:pPr>
        <w:pBdr>
          <w:top w:val="nil"/>
          <w:left w:val="nil"/>
          <w:bottom w:val="nil"/>
          <w:right w:val="nil"/>
          <w:between w:val="nil"/>
        </w:pBdr>
        <w:spacing w:after="200" w:line="276" w:lineRule="auto"/>
        <w:rPr>
          <w:sz w:val="23"/>
          <w:szCs w:val="23"/>
        </w:rPr>
      </w:pPr>
      <w:r w:rsidRPr="00CC2E27">
        <w:rPr>
          <w:sz w:val="23"/>
          <w:szCs w:val="23"/>
        </w:rPr>
        <w:t xml:space="preserve">Click on any table and view the columns. The primary key in </w:t>
      </w:r>
      <w:r w:rsidRPr="00CC2E27">
        <w:rPr>
          <w:i/>
          <w:sz w:val="23"/>
          <w:szCs w:val="23"/>
        </w:rPr>
        <w:t xml:space="preserve">every </w:t>
      </w:r>
      <w:r w:rsidRPr="00CC2E27">
        <w:rPr>
          <w:sz w:val="23"/>
          <w:szCs w:val="23"/>
        </w:rPr>
        <w:t xml:space="preserve">table is called ID. The foreign keys in every table are called </w:t>
      </w:r>
      <w:r w:rsidR="007F016A" w:rsidRPr="00CC2E27">
        <w:rPr>
          <w:sz w:val="23"/>
          <w:szCs w:val="23"/>
        </w:rPr>
        <w:t xml:space="preserve">&lt;table&gt;ID. This notation will become extremely useful when </w:t>
      </w:r>
      <w:r w:rsidR="002B16F9">
        <w:rPr>
          <w:sz w:val="23"/>
          <w:szCs w:val="23"/>
        </w:rPr>
        <w:t>writing</w:t>
      </w:r>
      <w:r w:rsidR="007F016A" w:rsidRPr="00CC2E27">
        <w:rPr>
          <w:sz w:val="23"/>
          <w:szCs w:val="23"/>
        </w:rPr>
        <w:t xml:space="preserve"> SELECT scripts.</w:t>
      </w:r>
      <w:r w:rsidRPr="00CC2E27">
        <w:rPr>
          <w:sz w:val="23"/>
          <w:szCs w:val="23"/>
        </w:rPr>
        <w:t xml:space="preserve"> </w:t>
      </w:r>
    </w:p>
    <w:p w14:paraId="5299D7BA" w14:textId="77777777" w:rsidR="00035890" w:rsidRPr="00CC2E27" w:rsidRDefault="00035890" w:rsidP="00CC2E27">
      <w:pPr>
        <w:spacing w:after="200"/>
        <w:rPr>
          <w:rFonts w:ascii="Arial" w:hAnsi="Arial" w:cs="Arial"/>
          <w:b/>
        </w:rPr>
      </w:pPr>
      <w:r w:rsidRPr="00CC2E27">
        <w:rPr>
          <w:rFonts w:ascii="Arial" w:hAnsi="Arial" w:cs="Arial"/>
          <w:b/>
        </w:rPr>
        <w:t xml:space="preserve">Data Verification </w:t>
      </w:r>
    </w:p>
    <w:p w14:paraId="72F5D78E" w14:textId="6E51DCEA" w:rsidR="00035890" w:rsidRPr="00CC2E27" w:rsidRDefault="00035890" w:rsidP="00CC2E27">
      <w:pPr>
        <w:spacing w:after="200" w:line="276" w:lineRule="auto"/>
        <w:rPr>
          <w:sz w:val="23"/>
          <w:szCs w:val="23"/>
        </w:rPr>
      </w:pPr>
      <w:r w:rsidRPr="00CC2E27">
        <w:rPr>
          <w:sz w:val="23"/>
          <w:szCs w:val="23"/>
        </w:rPr>
        <w:t>Data verification immediately follows data entry. Computer records are verified for accuracy against paper field data sheets. Hard copy of data records should be used in the verification against field data to minimize proof-reading error. Compare the output directly with original field data sheets to identify missing, mismatched, or redundant records. The verification step should be completed by staff other than those doing data entry</w:t>
      </w:r>
      <w:r w:rsidR="00136F28">
        <w:rPr>
          <w:sz w:val="23"/>
          <w:szCs w:val="23"/>
        </w:rPr>
        <w:t>,</w:t>
      </w:r>
      <w:r w:rsidRPr="00CC2E27">
        <w:rPr>
          <w:sz w:val="23"/>
          <w:szCs w:val="23"/>
        </w:rPr>
        <w:t xml:space="preserve"> </w:t>
      </w:r>
      <w:proofErr w:type="gramStart"/>
      <w:r w:rsidRPr="00CC2E27">
        <w:rPr>
          <w:sz w:val="23"/>
          <w:szCs w:val="23"/>
        </w:rPr>
        <w:t>if at all possible</w:t>
      </w:r>
      <w:proofErr w:type="gramEnd"/>
      <w:r w:rsidRPr="00CC2E27">
        <w:rPr>
          <w:sz w:val="23"/>
          <w:szCs w:val="23"/>
        </w:rPr>
        <w:t xml:space="preserve">. Following verification, the project manager should recheck 10% of the records. The verification and recheck steps should be repeated until no errors are discovered </w:t>
      </w:r>
    </w:p>
    <w:p w14:paraId="5C5B4C62" w14:textId="77777777" w:rsidR="00035890" w:rsidRPr="00CC2E27" w:rsidRDefault="00BB7CED" w:rsidP="00CC2E27">
      <w:pPr>
        <w:spacing w:after="200" w:line="276" w:lineRule="auto"/>
        <w:ind w:left="360"/>
        <w:rPr>
          <w:sz w:val="23"/>
          <w:szCs w:val="23"/>
        </w:rPr>
      </w:pPr>
      <w:r w:rsidRPr="00CC2E27">
        <w:rPr>
          <w:sz w:val="23"/>
          <w:szCs w:val="23"/>
        </w:rPr>
        <w:t>Procedures:</w:t>
      </w:r>
    </w:p>
    <w:p w14:paraId="358E37B9" w14:textId="77777777" w:rsidR="00BB7CED" w:rsidRPr="00CC2E27" w:rsidRDefault="00BB7CED" w:rsidP="00CC2E27">
      <w:pPr>
        <w:numPr>
          <w:ilvl w:val="0"/>
          <w:numId w:val="6"/>
        </w:numPr>
        <w:tabs>
          <w:tab w:val="clear" w:pos="1080"/>
          <w:tab w:val="num" w:pos="720"/>
        </w:tabs>
        <w:spacing w:after="200" w:line="276" w:lineRule="auto"/>
        <w:ind w:left="720"/>
        <w:rPr>
          <w:sz w:val="23"/>
          <w:szCs w:val="23"/>
        </w:rPr>
      </w:pPr>
      <w:r w:rsidRPr="00CC2E27">
        <w:rPr>
          <w:sz w:val="23"/>
          <w:szCs w:val="23"/>
        </w:rPr>
        <w:t>Open SQL Server Management Studio and connect to the IRMA instance.</w:t>
      </w:r>
    </w:p>
    <w:p w14:paraId="2BFC922B" w14:textId="77777777" w:rsidR="00BB7CED" w:rsidRPr="00CC2E27" w:rsidRDefault="00530311" w:rsidP="00CC2E27">
      <w:pPr>
        <w:numPr>
          <w:ilvl w:val="0"/>
          <w:numId w:val="6"/>
        </w:numPr>
        <w:tabs>
          <w:tab w:val="clear" w:pos="1080"/>
          <w:tab w:val="num" w:pos="720"/>
        </w:tabs>
        <w:spacing w:after="200" w:line="276" w:lineRule="auto"/>
        <w:ind w:left="720"/>
        <w:rPr>
          <w:sz w:val="23"/>
          <w:szCs w:val="23"/>
        </w:rPr>
      </w:pPr>
      <w:r w:rsidRPr="00CC2E27">
        <w:rPr>
          <w:sz w:val="23"/>
          <w:szCs w:val="23"/>
        </w:rPr>
        <w:t>Create a new query or open an exis</w:t>
      </w:r>
      <w:r w:rsidR="00136F28">
        <w:rPr>
          <w:sz w:val="23"/>
          <w:szCs w:val="23"/>
        </w:rPr>
        <w:t xml:space="preserve">ting one to SELECT the data </w:t>
      </w:r>
      <w:r w:rsidRPr="00CC2E27">
        <w:rPr>
          <w:sz w:val="23"/>
          <w:szCs w:val="23"/>
        </w:rPr>
        <w:t>need</w:t>
      </w:r>
      <w:r w:rsidR="00136F28">
        <w:rPr>
          <w:sz w:val="23"/>
          <w:szCs w:val="23"/>
        </w:rPr>
        <w:t>ing</w:t>
      </w:r>
      <w:r w:rsidRPr="00CC2E27">
        <w:rPr>
          <w:sz w:val="23"/>
          <w:szCs w:val="23"/>
        </w:rPr>
        <w:t xml:space="preserve"> verif</w:t>
      </w:r>
      <w:r w:rsidR="00136F28">
        <w:rPr>
          <w:sz w:val="23"/>
          <w:szCs w:val="23"/>
        </w:rPr>
        <w:t>ication</w:t>
      </w:r>
      <w:r w:rsidRPr="00CC2E27">
        <w:rPr>
          <w:sz w:val="23"/>
          <w:szCs w:val="23"/>
        </w:rPr>
        <w:t>.</w:t>
      </w:r>
    </w:p>
    <w:p w14:paraId="13804CEC" w14:textId="77777777" w:rsidR="00530311" w:rsidRPr="00CC2E27" w:rsidRDefault="00530311" w:rsidP="00CC2E27">
      <w:pPr>
        <w:numPr>
          <w:ilvl w:val="0"/>
          <w:numId w:val="6"/>
        </w:numPr>
        <w:tabs>
          <w:tab w:val="clear" w:pos="1080"/>
          <w:tab w:val="num" w:pos="720"/>
        </w:tabs>
        <w:spacing w:after="200" w:line="276" w:lineRule="auto"/>
        <w:ind w:left="720"/>
        <w:rPr>
          <w:sz w:val="23"/>
          <w:szCs w:val="23"/>
        </w:rPr>
      </w:pPr>
      <w:r w:rsidRPr="00CC2E27">
        <w:rPr>
          <w:sz w:val="23"/>
          <w:szCs w:val="23"/>
        </w:rPr>
        <w:t>Execute the query</w:t>
      </w:r>
      <w:r w:rsidR="00136F28">
        <w:rPr>
          <w:sz w:val="23"/>
          <w:szCs w:val="23"/>
        </w:rPr>
        <w:t>.</w:t>
      </w:r>
    </w:p>
    <w:p w14:paraId="3C13B048" w14:textId="77777777" w:rsidR="00530311" w:rsidRPr="00CC2E27" w:rsidRDefault="00530311" w:rsidP="00CC2E27">
      <w:pPr>
        <w:numPr>
          <w:ilvl w:val="0"/>
          <w:numId w:val="6"/>
        </w:numPr>
        <w:tabs>
          <w:tab w:val="clear" w:pos="1080"/>
          <w:tab w:val="num" w:pos="720"/>
        </w:tabs>
        <w:spacing w:after="200" w:line="276" w:lineRule="auto"/>
        <w:ind w:left="720"/>
        <w:rPr>
          <w:sz w:val="23"/>
          <w:szCs w:val="23"/>
        </w:rPr>
      </w:pPr>
      <w:r w:rsidRPr="00CC2E27">
        <w:rPr>
          <w:sz w:val="23"/>
          <w:szCs w:val="23"/>
        </w:rPr>
        <w:t xml:space="preserve">Select all from the Results tab and paste it into Excel. </w:t>
      </w:r>
      <w:r w:rsidR="00136F28">
        <w:rPr>
          <w:sz w:val="23"/>
          <w:szCs w:val="23"/>
        </w:rPr>
        <w:t xml:space="preserve">Names of </w:t>
      </w:r>
      <w:r w:rsidRPr="00CC2E27">
        <w:rPr>
          <w:sz w:val="23"/>
          <w:szCs w:val="23"/>
        </w:rPr>
        <w:t xml:space="preserve">columns </w:t>
      </w:r>
      <w:r w:rsidR="00136F28">
        <w:rPr>
          <w:sz w:val="23"/>
          <w:szCs w:val="23"/>
        </w:rPr>
        <w:t xml:space="preserve">will need to be designated </w:t>
      </w:r>
      <w:r w:rsidRPr="00CC2E27">
        <w:rPr>
          <w:sz w:val="23"/>
          <w:szCs w:val="23"/>
        </w:rPr>
        <w:t xml:space="preserve">afterwards. Check the record count in Excel to see that </w:t>
      </w:r>
      <w:r w:rsidR="00E53929" w:rsidRPr="00CC2E27">
        <w:rPr>
          <w:sz w:val="23"/>
          <w:szCs w:val="23"/>
        </w:rPr>
        <w:t>it matches</w:t>
      </w:r>
      <w:r w:rsidRPr="00CC2E27">
        <w:rPr>
          <w:sz w:val="23"/>
          <w:szCs w:val="23"/>
        </w:rPr>
        <w:t xml:space="preserve"> </w:t>
      </w:r>
      <w:r w:rsidR="00E53929" w:rsidRPr="00CC2E27">
        <w:rPr>
          <w:sz w:val="23"/>
          <w:szCs w:val="23"/>
        </w:rPr>
        <w:t>the results in SQL Server Management Studio.</w:t>
      </w:r>
    </w:p>
    <w:p w14:paraId="5A5E9CFC" w14:textId="77777777" w:rsidR="00035890" w:rsidRPr="00CC2E27" w:rsidRDefault="00035890" w:rsidP="00CC2E27">
      <w:pPr>
        <w:numPr>
          <w:ilvl w:val="0"/>
          <w:numId w:val="6"/>
        </w:numPr>
        <w:tabs>
          <w:tab w:val="clear" w:pos="1080"/>
          <w:tab w:val="num" w:pos="720"/>
        </w:tabs>
        <w:spacing w:after="200" w:line="276" w:lineRule="auto"/>
        <w:ind w:left="720"/>
        <w:rPr>
          <w:sz w:val="23"/>
          <w:szCs w:val="23"/>
        </w:rPr>
      </w:pPr>
      <w:r w:rsidRPr="00CC2E27">
        <w:rPr>
          <w:sz w:val="23"/>
          <w:szCs w:val="23"/>
        </w:rPr>
        <w:lastRenderedPageBreak/>
        <w:t>Recheck 10% of records. If errors are detected, repeat steps 2 and 3.</w:t>
      </w:r>
    </w:p>
    <w:p w14:paraId="7AB95FC9" w14:textId="77777777" w:rsidR="00035890" w:rsidRPr="00CC2E27" w:rsidRDefault="00035890" w:rsidP="00CC2E27">
      <w:pPr>
        <w:spacing w:after="200" w:line="276" w:lineRule="auto"/>
        <w:rPr>
          <w:rFonts w:ascii="Arial" w:hAnsi="Arial" w:cs="Arial"/>
          <w:b/>
        </w:rPr>
      </w:pPr>
      <w:r w:rsidRPr="00CC2E27">
        <w:rPr>
          <w:rFonts w:ascii="Arial" w:hAnsi="Arial" w:cs="Arial"/>
          <w:b/>
        </w:rPr>
        <w:t>Data Validation</w:t>
      </w:r>
    </w:p>
    <w:p w14:paraId="349CA5F8" w14:textId="4B17082A" w:rsidR="00035890" w:rsidRPr="00CC2E27" w:rsidRDefault="00035890" w:rsidP="00CC2E27">
      <w:pPr>
        <w:spacing w:after="200" w:line="276" w:lineRule="auto"/>
        <w:rPr>
          <w:sz w:val="23"/>
          <w:szCs w:val="23"/>
        </w:rPr>
      </w:pPr>
      <w:r w:rsidRPr="00CC2E27">
        <w:rPr>
          <w:sz w:val="23"/>
          <w:szCs w:val="23"/>
        </w:rPr>
        <w:t xml:space="preserve">Data validation involves </w:t>
      </w:r>
      <w:r w:rsidR="00135BCC" w:rsidRPr="00CC2E27">
        <w:rPr>
          <w:sz w:val="23"/>
          <w:szCs w:val="23"/>
        </w:rPr>
        <w:t xml:space="preserve">the application of business rules and </w:t>
      </w:r>
      <w:r w:rsidRPr="00CC2E27">
        <w:rPr>
          <w:sz w:val="23"/>
          <w:szCs w:val="23"/>
        </w:rPr>
        <w:t xml:space="preserve">checking the accuracy of data against outside controls or specifications. Four types of data validation are used with </w:t>
      </w:r>
      <w:r w:rsidR="00CC047C" w:rsidRPr="00CC2E27">
        <w:rPr>
          <w:sz w:val="23"/>
          <w:szCs w:val="23"/>
        </w:rPr>
        <w:t>the breeding bird database</w:t>
      </w:r>
      <w:r w:rsidRPr="00CC2E27">
        <w:rPr>
          <w:sz w:val="23"/>
          <w:szCs w:val="23"/>
        </w:rPr>
        <w:t xml:space="preserve">. They </w:t>
      </w:r>
      <w:commentRangeStart w:id="104"/>
      <w:r w:rsidRPr="00CC2E27">
        <w:rPr>
          <w:sz w:val="23"/>
          <w:szCs w:val="23"/>
        </w:rPr>
        <w:t>are</w:t>
      </w:r>
      <w:commentRangeEnd w:id="104"/>
      <w:r w:rsidR="00216CA2">
        <w:rPr>
          <w:rStyle w:val="CommentReference"/>
        </w:rPr>
        <w:commentReference w:id="104"/>
      </w:r>
      <w:r w:rsidRPr="00CC2E27">
        <w:rPr>
          <w:sz w:val="23"/>
          <w:szCs w:val="23"/>
        </w:rPr>
        <w:t>:</w:t>
      </w:r>
    </w:p>
    <w:p w14:paraId="7897EFFC" w14:textId="77777777" w:rsidR="00035890" w:rsidRPr="00CC2E27" w:rsidRDefault="00465DF4" w:rsidP="00CC2E27">
      <w:pPr>
        <w:numPr>
          <w:ilvl w:val="1"/>
          <w:numId w:val="9"/>
        </w:numPr>
        <w:spacing w:after="200" w:line="276" w:lineRule="auto"/>
        <w:rPr>
          <w:sz w:val="23"/>
          <w:szCs w:val="23"/>
        </w:rPr>
      </w:pPr>
      <w:r w:rsidRPr="00CC2E27">
        <w:rPr>
          <w:sz w:val="23"/>
          <w:szCs w:val="23"/>
        </w:rPr>
        <w:t>Explicit primary – foreign keys</w:t>
      </w:r>
    </w:p>
    <w:p w14:paraId="77DE8F07" w14:textId="77777777" w:rsidR="00035890" w:rsidRPr="00CC2E27" w:rsidRDefault="00AC4AF2" w:rsidP="00CC2E27">
      <w:pPr>
        <w:numPr>
          <w:ilvl w:val="1"/>
          <w:numId w:val="9"/>
        </w:numPr>
        <w:spacing w:after="200" w:line="276" w:lineRule="auto"/>
        <w:rPr>
          <w:sz w:val="23"/>
          <w:szCs w:val="23"/>
        </w:rPr>
      </w:pPr>
      <w:r w:rsidRPr="00CC2E27">
        <w:rPr>
          <w:sz w:val="23"/>
          <w:szCs w:val="23"/>
        </w:rPr>
        <w:t>No nul</w:t>
      </w:r>
      <w:r w:rsidR="0022652C" w:rsidRPr="00CC2E27">
        <w:rPr>
          <w:sz w:val="23"/>
          <w:szCs w:val="23"/>
        </w:rPr>
        <w:t>ls for any column on all tables</w:t>
      </w:r>
    </w:p>
    <w:p w14:paraId="302202BE" w14:textId="77777777" w:rsidR="0022652C" w:rsidRPr="00CC2E27" w:rsidRDefault="0022652C" w:rsidP="00CC2E27">
      <w:pPr>
        <w:numPr>
          <w:ilvl w:val="1"/>
          <w:numId w:val="9"/>
        </w:numPr>
        <w:spacing w:after="200" w:line="276" w:lineRule="auto"/>
        <w:rPr>
          <w:sz w:val="23"/>
          <w:szCs w:val="23"/>
        </w:rPr>
      </w:pPr>
      <w:r w:rsidRPr="00CC2E27">
        <w:rPr>
          <w:sz w:val="23"/>
          <w:szCs w:val="23"/>
        </w:rPr>
        <w:t>Nominal data are restricted to pick lists / combo boxes</w:t>
      </w:r>
    </w:p>
    <w:p w14:paraId="23D00EF6" w14:textId="77777777" w:rsidR="00035890" w:rsidRPr="00CC2E27" w:rsidRDefault="00035890" w:rsidP="00CC2E27">
      <w:pPr>
        <w:numPr>
          <w:ilvl w:val="1"/>
          <w:numId w:val="9"/>
        </w:numPr>
        <w:spacing w:after="200" w:line="276" w:lineRule="auto"/>
        <w:rPr>
          <w:sz w:val="23"/>
          <w:szCs w:val="23"/>
        </w:rPr>
      </w:pPr>
      <w:r w:rsidRPr="00CC2E27">
        <w:rPr>
          <w:sz w:val="23"/>
          <w:szCs w:val="23"/>
        </w:rPr>
        <w:t>Reasonable values for continuous attribute data</w:t>
      </w:r>
    </w:p>
    <w:p w14:paraId="7FDAC855" w14:textId="77777777" w:rsidR="00035890" w:rsidRPr="00CC2E27" w:rsidRDefault="00035890" w:rsidP="00CC2E27">
      <w:pPr>
        <w:spacing w:after="200" w:line="276" w:lineRule="auto"/>
        <w:rPr>
          <w:sz w:val="23"/>
          <w:szCs w:val="23"/>
          <w:u w:val="single"/>
        </w:rPr>
      </w:pPr>
      <w:r w:rsidRPr="00CC2E27">
        <w:rPr>
          <w:sz w:val="23"/>
          <w:szCs w:val="23"/>
          <w:u w:val="single"/>
        </w:rPr>
        <w:t>Referential Integrity</w:t>
      </w:r>
    </w:p>
    <w:p w14:paraId="07446456" w14:textId="77777777" w:rsidR="00035890" w:rsidRPr="00CC2E27" w:rsidRDefault="00035890" w:rsidP="00CC2E27">
      <w:pPr>
        <w:spacing w:after="200" w:line="276" w:lineRule="auto"/>
        <w:rPr>
          <w:sz w:val="23"/>
          <w:szCs w:val="23"/>
        </w:rPr>
      </w:pPr>
      <w:r w:rsidRPr="00CC2E27">
        <w:rPr>
          <w:sz w:val="23"/>
          <w:szCs w:val="23"/>
        </w:rPr>
        <w:t>Referential integrity is a property of the relationships betwee</w:t>
      </w:r>
      <w:r w:rsidR="00997D65">
        <w:rPr>
          <w:sz w:val="23"/>
          <w:szCs w:val="23"/>
        </w:rPr>
        <w:t>n database tables. R</w:t>
      </w:r>
      <w:r w:rsidRPr="00CC2E27">
        <w:rPr>
          <w:sz w:val="23"/>
          <w:szCs w:val="23"/>
        </w:rPr>
        <w:t xml:space="preserve">eferential integrity </w:t>
      </w:r>
      <w:r w:rsidR="00997D65">
        <w:rPr>
          <w:sz w:val="23"/>
          <w:szCs w:val="23"/>
        </w:rPr>
        <w:t xml:space="preserve">is created </w:t>
      </w:r>
      <w:r w:rsidRPr="00CC2E27">
        <w:rPr>
          <w:sz w:val="23"/>
          <w:szCs w:val="23"/>
        </w:rPr>
        <w:t xml:space="preserve">by imposing rules or “constraints” on the relationships between key fields. A key can be either a primary key or a foreign key depending </w:t>
      </w:r>
      <w:r w:rsidR="00997D65">
        <w:rPr>
          <w:sz w:val="23"/>
          <w:szCs w:val="23"/>
        </w:rPr>
        <w:t xml:space="preserve">upon </w:t>
      </w:r>
      <w:r w:rsidRPr="00CC2E27">
        <w:rPr>
          <w:sz w:val="23"/>
          <w:szCs w:val="23"/>
        </w:rPr>
        <w:t>what rules are assigned to it. Primary key values must be unique and cannot be null.</w:t>
      </w:r>
      <w:r w:rsidR="00693061">
        <w:rPr>
          <w:sz w:val="23"/>
          <w:szCs w:val="23"/>
        </w:rPr>
        <w:t xml:space="preserve"> </w:t>
      </w:r>
      <w:r w:rsidRPr="00CC2E27">
        <w:rPr>
          <w:sz w:val="23"/>
          <w:szCs w:val="23"/>
        </w:rPr>
        <w:t>Each value in a foreign key must be derived from the domain of its related primary key. Referential constraints prevent dangling references between rows</w:t>
      </w:r>
      <w:r w:rsidR="00114D64" w:rsidRPr="00CC2E27">
        <w:rPr>
          <w:sz w:val="23"/>
          <w:szCs w:val="23"/>
        </w:rPr>
        <w:t xml:space="preserve"> of related tables</w:t>
      </w:r>
      <w:r w:rsidR="00626592" w:rsidRPr="00CC2E27">
        <w:rPr>
          <w:sz w:val="23"/>
          <w:szCs w:val="23"/>
        </w:rPr>
        <w:t>. Furthermore, they reduce</w:t>
      </w:r>
      <w:r w:rsidRPr="00CC2E27">
        <w:rPr>
          <w:sz w:val="23"/>
          <w:szCs w:val="23"/>
        </w:rPr>
        <w:t xml:space="preserve"> the chance of inadvertent record deletions.</w:t>
      </w:r>
    </w:p>
    <w:p w14:paraId="65C9E9AB" w14:textId="77777777" w:rsidR="00035890" w:rsidRPr="00CC2E27" w:rsidRDefault="00035890" w:rsidP="00CC2E27">
      <w:pPr>
        <w:spacing w:after="200" w:line="276" w:lineRule="auto"/>
        <w:rPr>
          <w:sz w:val="23"/>
          <w:szCs w:val="23"/>
          <w:u w:val="single"/>
        </w:rPr>
      </w:pPr>
      <w:r w:rsidRPr="00CC2E27">
        <w:rPr>
          <w:sz w:val="23"/>
          <w:szCs w:val="23"/>
          <w:u w:val="single"/>
        </w:rPr>
        <w:t>Nominal data</w:t>
      </w:r>
    </w:p>
    <w:p w14:paraId="0E162854" w14:textId="77777777" w:rsidR="00114D64" w:rsidRPr="00CC2E27" w:rsidRDefault="00035890" w:rsidP="00CC2E27">
      <w:pPr>
        <w:spacing w:after="200" w:line="276" w:lineRule="auto"/>
        <w:rPr>
          <w:sz w:val="23"/>
          <w:szCs w:val="23"/>
        </w:rPr>
      </w:pPr>
      <w:r w:rsidRPr="00CC2E27">
        <w:rPr>
          <w:sz w:val="23"/>
          <w:szCs w:val="23"/>
        </w:rPr>
        <w:t xml:space="preserve">Nominal data </w:t>
      </w:r>
      <w:r w:rsidR="00114D64" w:rsidRPr="00CC2E27">
        <w:rPr>
          <w:sz w:val="23"/>
          <w:szCs w:val="23"/>
        </w:rPr>
        <w:t>is controlled</w:t>
      </w:r>
      <w:r w:rsidRPr="00CC2E27">
        <w:rPr>
          <w:sz w:val="23"/>
          <w:szCs w:val="23"/>
        </w:rPr>
        <w:t xml:space="preserve"> during the data-entry process by limiting data-entry to pre-determined values using pick list and combo-box controls on forms. Exa</w:t>
      </w:r>
      <w:r w:rsidR="00114D64" w:rsidRPr="00CC2E27">
        <w:rPr>
          <w:sz w:val="23"/>
          <w:szCs w:val="23"/>
        </w:rPr>
        <w:t xml:space="preserve">mples of nominal data </w:t>
      </w:r>
      <w:r w:rsidRPr="00CC2E27">
        <w:rPr>
          <w:sz w:val="23"/>
          <w:szCs w:val="23"/>
        </w:rPr>
        <w:t xml:space="preserve">include </w:t>
      </w:r>
      <w:r w:rsidR="000C67E6" w:rsidRPr="00CC2E27">
        <w:rPr>
          <w:sz w:val="23"/>
          <w:szCs w:val="23"/>
        </w:rPr>
        <w:t>s</w:t>
      </w:r>
      <w:r w:rsidRPr="00CC2E27">
        <w:rPr>
          <w:sz w:val="23"/>
          <w:szCs w:val="23"/>
        </w:rPr>
        <w:t xml:space="preserve">pecies, ground cover type, foliar cover type and vegetation type.  </w:t>
      </w:r>
    </w:p>
    <w:p w14:paraId="0315E4E1" w14:textId="77777777" w:rsidR="00035890" w:rsidRPr="00CC2E27" w:rsidRDefault="00035890" w:rsidP="00CC2E27">
      <w:pPr>
        <w:spacing w:after="200" w:line="276" w:lineRule="auto"/>
        <w:rPr>
          <w:sz w:val="23"/>
          <w:szCs w:val="23"/>
          <w:u w:val="single"/>
        </w:rPr>
      </w:pPr>
      <w:r w:rsidRPr="00CC2E27">
        <w:rPr>
          <w:sz w:val="23"/>
          <w:szCs w:val="23"/>
          <w:u w:val="single"/>
        </w:rPr>
        <w:t>Continuous data</w:t>
      </w:r>
    </w:p>
    <w:p w14:paraId="79FA2E5A" w14:textId="77777777" w:rsidR="00035890" w:rsidRPr="00CC2E27" w:rsidRDefault="00035890" w:rsidP="00CC2E27">
      <w:pPr>
        <w:spacing w:after="200" w:line="276" w:lineRule="auto"/>
        <w:rPr>
          <w:sz w:val="23"/>
          <w:szCs w:val="23"/>
        </w:rPr>
      </w:pPr>
      <w:r w:rsidRPr="00CC2E27">
        <w:rPr>
          <w:sz w:val="23"/>
          <w:szCs w:val="23"/>
        </w:rPr>
        <w:t>Validation of continuous data requires the attention of the project manager. Knowledge of the ecological system is necessary to determine what constitutes a reasonable quantitative value for a particular parameter. The data can be exported to a statistical package for quantitative evaluation. Although analysis might be conducted on trimmed distributions, the complete dataset should always be retained to identify possible sources of error.</w:t>
      </w:r>
    </w:p>
    <w:p w14:paraId="0DD12FC2" w14:textId="77777777" w:rsidR="00997D65" w:rsidRDefault="00997D65" w:rsidP="00CC2E27">
      <w:pPr>
        <w:spacing w:after="200" w:line="276" w:lineRule="auto"/>
        <w:ind w:left="360"/>
        <w:rPr>
          <w:sz w:val="23"/>
          <w:szCs w:val="23"/>
        </w:rPr>
      </w:pPr>
    </w:p>
    <w:p w14:paraId="2D21CFAA" w14:textId="77777777" w:rsidR="00997D65" w:rsidRDefault="00997D65" w:rsidP="00CC2E27">
      <w:pPr>
        <w:spacing w:after="200" w:line="276" w:lineRule="auto"/>
        <w:ind w:left="360"/>
        <w:rPr>
          <w:sz w:val="23"/>
          <w:szCs w:val="23"/>
        </w:rPr>
      </w:pPr>
    </w:p>
    <w:p w14:paraId="05286A5A" w14:textId="77777777" w:rsidR="00035890" w:rsidRPr="00CC2E27" w:rsidRDefault="00035890" w:rsidP="00997D65">
      <w:pPr>
        <w:spacing w:after="200" w:line="276" w:lineRule="auto"/>
        <w:ind w:left="360"/>
        <w:rPr>
          <w:sz w:val="23"/>
          <w:szCs w:val="23"/>
        </w:rPr>
      </w:pPr>
      <w:r w:rsidRPr="00CC2E27">
        <w:rPr>
          <w:sz w:val="23"/>
          <w:szCs w:val="23"/>
        </w:rPr>
        <w:t>Procedures:</w:t>
      </w:r>
    </w:p>
    <w:p w14:paraId="7A84BE02" w14:textId="77777777" w:rsidR="00035890" w:rsidRPr="00CC2E27" w:rsidRDefault="00035890" w:rsidP="00CC2E27">
      <w:pPr>
        <w:numPr>
          <w:ilvl w:val="0"/>
          <w:numId w:val="10"/>
        </w:numPr>
        <w:spacing w:after="200" w:line="276" w:lineRule="auto"/>
        <w:rPr>
          <w:sz w:val="23"/>
          <w:szCs w:val="23"/>
        </w:rPr>
      </w:pPr>
      <w:r w:rsidRPr="00CC2E27">
        <w:rPr>
          <w:sz w:val="23"/>
          <w:szCs w:val="23"/>
        </w:rPr>
        <w:t>Export the datasets of interest (see Exporting Data below).</w:t>
      </w:r>
    </w:p>
    <w:p w14:paraId="517A3F39" w14:textId="77777777" w:rsidR="00035890" w:rsidRPr="00CC2E27" w:rsidRDefault="00035890" w:rsidP="00CC2E27">
      <w:pPr>
        <w:numPr>
          <w:ilvl w:val="0"/>
          <w:numId w:val="10"/>
        </w:numPr>
        <w:spacing w:after="200" w:line="276" w:lineRule="auto"/>
        <w:rPr>
          <w:sz w:val="23"/>
          <w:szCs w:val="23"/>
        </w:rPr>
      </w:pPr>
      <w:r w:rsidRPr="00CC2E27">
        <w:rPr>
          <w:sz w:val="23"/>
          <w:szCs w:val="23"/>
        </w:rPr>
        <w:t xml:space="preserve">Import the data into a spreadsheet or statistical package. </w:t>
      </w:r>
    </w:p>
    <w:p w14:paraId="59D84825" w14:textId="77777777" w:rsidR="00035890" w:rsidRPr="00CC2E27" w:rsidRDefault="00035890" w:rsidP="00CC2E27">
      <w:pPr>
        <w:numPr>
          <w:ilvl w:val="0"/>
          <w:numId w:val="10"/>
        </w:numPr>
        <w:spacing w:after="200" w:line="276" w:lineRule="auto"/>
        <w:rPr>
          <w:sz w:val="23"/>
          <w:szCs w:val="23"/>
        </w:rPr>
      </w:pPr>
      <w:r w:rsidRPr="00CC2E27">
        <w:rPr>
          <w:sz w:val="23"/>
          <w:szCs w:val="23"/>
        </w:rPr>
        <w:lastRenderedPageBreak/>
        <w:t>Calculate descriptive statistics such as mean, median, standard deviation, range</w:t>
      </w:r>
      <w:r w:rsidR="00693061">
        <w:rPr>
          <w:sz w:val="23"/>
          <w:szCs w:val="23"/>
        </w:rPr>
        <w:t>,</w:t>
      </w:r>
      <w:r w:rsidRPr="00CC2E27">
        <w:rPr>
          <w:sz w:val="23"/>
          <w:szCs w:val="23"/>
        </w:rPr>
        <w:t xml:space="preserve"> and sample size. Plot a histogram and identify outlier values. </w:t>
      </w:r>
    </w:p>
    <w:p w14:paraId="5954967F" w14:textId="77777777" w:rsidR="00035890" w:rsidRPr="00CC2E27" w:rsidRDefault="00035890" w:rsidP="00CC2E27">
      <w:pPr>
        <w:numPr>
          <w:ilvl w:val="0"/>
          <w:numId w:val="10"/>
        </w:numPr>
        <w:spacing w:after="200" w:line="276" w:lineRule="auto"/>
        <w:rPr>
          <w:sz w:val="23"/>
          <w:szCs w:val="23"/>
        </w:rPr>
      </w:pPr>
      <w:r w:rsidRPr="00CC2E27">
        <w:rPr>
          <w:sz w:val="23"/>
          <w:szCs w:val="23"/>
        </w:rPr>
        <w:t>Extreme individual values may indicate recording or data-entry errors.</w:t>
      </w:r>
    </w:p>
    <w:p w14:paraId="1D1E64EC" w14:textId="77777777" w:rsidR="00FB19C6" w:rsidRPr="00CC2E27" w:rsidRDefault="008B6827" w:rsidP="00CC2E27">
      <w:pPr>
        <w:pStyle w:val="Heading4"/>
        <w:spacing w:before="0" w:after="200"/>
        <w:rPr>
          <w:rFonts w:ascii="Arial" w:eastAsia="Arial" w:hAnsi="Arial" w:cs="Arial"/>
          <w:sz w:val="24"/>
          <w:szCs w:val="24"/>
        </w:rPr>
      </w:pPr>
      <w:r w:rsidRPr="00CC2E27">
        <w:rPr>
          <w:rFonts w:ascii="Arial" w:eastAsia="Arial" w:hAnsi="Arial" w:cs="Arial"/>
          <w:sz w:val="24"/>
          <w:szCs w:val="24"/>
        </w:rPr>
        <w:t>Protocol – SOP collections</w:t>
      </w:r>
    </w:p>
    <w:p w14:paraId="321282F5" w14:textId="77777777" w:rsidR="00FB19C6" w:rsidRPr="00CC2E27" w:rsidRDefault="008B6827" w:rsidP="00CC2E27">
      <w:pPr>
        <w:pStyle w:val="Heading4"/>
        <w:spacing w:before="0" w:after="200" w:line="276" w:lineRule="auto"/>
        <w:rPr>
          <w:rFonts w:eastAsia="Arial"/>
          <w:b w:val="0"/>
          <w:sz w:val="23"/>
          <w:szCs w:val="23"/>
          <w:u w:val="single"/>
        </w:rPr>
      </w:pPr>
      <w:r w:rsidRPr="00CC2E27">
        <w:rPr>
          <w:rFonts w:eastAsia="Arial"/>
          <w:b w:val="0"/>
          <w:sz w:val="23"/>
          <w:szCs w:val="23"/>
          <w:u w:val="single"/>
        </w:rPr>
        <w:t>Breeding Bird</w:t>
      </w:r>
      <w:r w:rsidR="007260B5" w:rsidRPr="00CC2E27">
        <w:rPr>
          <w:rFonts w:eastAsia="Arial"/>
          <w:b w:val="0"/>
          <w:sz w:val="23"/>
          <w:szCs w:val="23"/>
          <w:u w:val="single"/>
        </w:rPr>
        <w:t xml:space="preserve"> Sampling Period Data:</w:t>
      </w:r>
    </w:p>
    <w:p w14:paraId="0B36C6F3" w14:textId="77777777" w:rsidR="003D4713" w:rsidRPr="00CC2E27" w:rsidRDefault="007260B5" w:rsidP="00CC2E27">
      <w:pPr>
        <w:pBdr>
          <w:top w:val="nil"/>
          <w:left w:val="nil"/>
          <w:bottom w:val="nil"/>
          <w:right w:val="nil"/>
          <w:between w:val="nil"/>
        </w:pBdr>
        <w:spacing w:after="200" w:line="276" w:lineRule="auto"/>
        <w:rPr>
          <w:sz w:val="23"/>
          <w:szCs w:val="23"/>
        </w:rPr>
      </w:pPr>
      <w:r w:rsidRPr="00CC2E27">
        <w:rPr>
          <w:sz w:val="23"/>
          <w:szCs w:val="23"/>
        </w:rPr>
        <w:t>Information that character</w:t>
      </w:r>
      <w:r w:rsidR="006666B2" w:rsidRPr="00CC2E27">
        <w:rPr>
          <w:sz w:val="23"/>
          <w:szCs w:val="23"/>
        </w:rPr>
        <w:t>izes the entire sampling period</w:t>
      </w:r>
      <w:r w:rsidR="00052D2E" w:rsidRPr="00CC2E27">
        <w:rPr>
          <w:sz w:val="23"/>
          <w:szCs w:val="23"/>
        </w:rPr>
        <w:t xml:space="preserve"> for breeding bird data</w:t>
      </w:r>
      <w:r w:rsidR="008B6827" w:rsidRPr="00CC2E27">
        <w:rPr>
          <w:sz w:val="23"/>
          <w:szCs w:val="23"/>
        </w:rPr>
        <w:t xml:space="preserve"> </w:t>
      </w:r>
      <w:r w:rsidRPr="00CC2E27">
        <w:rPr>
          <w:sz w:val="23"/>
          <w:szCs w:val="23"/>
        </w:rPr>
        <w:t xml:space="preserve">is stored </w:t>
      </w:r>
      <w:r w:rsidR="00052D2E" w:rsidRPr="00CC2E27">
        <w:rPr>
          <w:sz w:val="23"/>
          <w:szCs w:val="23"/>
        </w:rPr>
        <w:t xml:space="preserve">in </w:t>
      </w:r>
      <w:r w:rsidR="006210F3">
        <w:rPr>
          <w:sz w:val="23"/>
          <w:szCs w:val="23"/>
        </w:rPr>
        <w:t xml:space="preserve">an </w:t>
      </w:r>
      <w:r w:rsidR="00052D2E" w:rsidRPr="00CC2E27">
        <w:rPr>
          <w:sz w:val="23"/>
          <w:szCs w:val="23"/>
        </w:rPr>
        <w:t>Access standalone application called “Bird Protocol Traceability”. This database is located</w:t>
      </w:r>
      <w:r w:rsidR="003D4713" w:rsidRPr="00CC2E27">
        <w:rPr>
          <w:sz w:val="23"/>
          <w:szCs w:val="23"/>
        </w:rPr>
        <w:t xml:space="preserve"> with other </w:t>
      </w:r>
      <w:r w:rsidR="005F704F" w:rsidRPr="00F05A5F">
        <w:rPr>
          <w:sz w:val="23"/>
          <w:szCs w:val="23"/>
        </w:rPr>
        <w:t xml:space="preserve">Heartland Inventory and Monitoring </w:t>
      </w:r>
      <w:r w:rsidR="005F704F">
        <w:rPr>
          <w:sz w:val="23"/>
          <w:szCs w:val="23"/>
        </w:rPr>
        <w:t>Network</w:t>
      </w:r>
      <w:r w:rsidR="003D4713" w:rsidRPr="00CC2E27">
        <w:rPr>
          <w:sz w:val="23"/>
          <w:szCs w:val="23"/>
        </w:rPr>
        <w:t xml:space="preserve"> databases on the N: drive:</w:t>
      </w:r>
      <w:r w:rsidR="00052D2E" w:rsidRPr="00CC2E27">
        <w:rPr>
          <w:sz w:val="23"/>
          <w:szCs w:val="23"/>
        </w:rPr>
        <w:t xml:space="preserve"> </w:t>
      </w:r>
    </w:p>
    <w:p w14:paraId="4F7B18DD" w14:textId="77777777" w:rsidR="003D4713" w:rsidRPr="00CC2E27" w:rsidRDefault="003D4713" w:rsidP="00CC2E27">
      <w:pPr>
        <w:pBdr>
          <w:top w:val="nil"/>
          <w:left w:val="nil"/>
          <w:bottom w:val="nil"/>
          <w:right w:val="nil"/>
          <w:between w:val="nil"/>
        </w:pBdr>
        <w:spacing w:after="200" w:line="276" w:lineRule="auto"/>
        <w:rPr>
          <w:b/>
          <w:sz w:val="23"/>
          <w:szCs w:val="23"/>
        </w:rPr>
      </w:pPr>
      <w:r w:rsidRPr="00CC2E27">
        <w:rPr>
          <w:b/>
          <w:sz w:val="23"/>
          <w:szCs w:val="23"/>
        </w:rPr>
        <w:t>N:\HTLN\Databases\BreedingBirds</w:t>
      </w:r>
    </w:p>
    <w:p w14:paraId="4075C627" w14:textId="77777777" w:rsidR="00FB19C6" w:rsidRPr="00CC2E27" w:rsidRDefault="00F3212A" w:rsidP="00CC2E27">
      <w:pPr>
        <w:pBdr>
          <w:top w:val="nil"/>
          <w:left w:val="nil"/>
          <w:bottom w:val="nil"/>
          <w:right w:val="nil"/>
          <w:between w:val="nil"/>
        </w:pBdr>
        <w:spacing w:after="200" w:line="276" w:lineRule="auto"/>
        <w:rPr>
          <w:sz w:val="23"/>
          <w:szCs w:val="23"/>
        </w:rPr>
      </w:pPr>
      <w:r w:rsidRPr="00CC2E27">
        <w:rPr>
          <w:sz w:val="23"/>
          <w:szCs w:val="23"/>
        </w:rPr>
        <w:t>Data are</w:t>
      </w:r>
      <w:r w:rsidR="007260B5" w:rsidRPr="00CC2E27">
        <w:rPr>
          <w:sz w:val="23"/>
          <w:szCs w:val="23"/>
        </w:rPr>
        <w:t xml:space="preserve"> entered into the table incrementally throughout the data processing, analysis, and reporting process using master forms and sub-forms. Initially, a new sample period is created for each park using a sampling period data form </w:t>
      </w:r>
      <w:r w:rsidRPr="00CC2E27">
        <w:rPr>
          <w:sz w:val="23"/>
          <w:szCs w:val="23"/>
        </w:rPr>
        <w:t>(Figure 6.6</w:t>
      </w:r>
      <w:r w:rsidR="007260B5" w:rsidRPr="00CC2E27">
        <w:rPr>
          <w:sz w:val="23"/>
          <w:szCs w:val="23"/>
        </w:rPr>
        <w:t>). The specific versions of a monitoring p</w:t>
      </w:r>
      <w:r w:rsidR="00037408">
        <w:rPr>
          <w:sz w:val="23"/>
          <w:szCs w:val="23"/>
        </w:rPr>
        <w:t>rotocol, Quality Assurance P</w:t>
      </w:r>
      <w:r w:rsidR="00D32177">
        <w:rPr>
          <w:sz w:val="23"/>
          <w:szCs w:val="23"/>
        </w:rPr>
        <w:t>lan</w:t>
      </w:r>
      <w:r w:rsidR="007260B5" w:rsidRPr="00CC2E27">
        <w:rPr>
          <w:sz w:val="23"/>
          <w:szCs w:val="23"/>
        </w:rPr>
        <w:t>, an</w:t>
      </w:r>
      <w:r w:rsidR="00037408">
        <w:rPr>
          <w:sz w:val="23"/>
          <w:szCs w:val="23"/>
        </w:rPr>
        <w:t>d S</w:t>
      </w:r>
      <w:r w:rsidR="00D32177">
        <w:rPr>
          <w:sz w:val="23"/>
          <w:szCs w:val="23"/>
        </w:rPr>
        <w:t>ta</w:t>
      </w:r>
      <w:r w:rsidR="00037408">
        <w:rPr>
          <w:sz w:val="23"/>
          <w:szCs w:val="23"/>
        </w:rPr>
        <w:t>ndard Operating P</w:t>
      </w:r>
      <w:r w:rsidR="00D32177">
        <w:rPr>
          <w:sz w:val="23"/>
          <w:szCs w:val="23"/>
        </w:rPr>
        <w:t>rocedures</w:t>
      </w:r>
      <w:r w:rsidR="007260B5" w:rsidRPr="00CC2E27">
        <w:rPr>
          <w:sz w:val="23"/>
          <w:szCs w:val="23"/>
        </w:rPr>
        <w:t xml:space="preserve"> default to the most recent collection posted to </w:t>
      </w:r>
      <w:r w:rsidR="000346D7" w:rsidRPr="00CC2E27">
        <w:rPr>
          <w:sz w:val="23"/>
          <w:szCs w:val="23"/>
        </w:rPr>
        <w:t>N</w:t>
      </w:r>
      <w:r w:rsidR="00D32177">
        <w:rPr>
          <w:sz w:val="23"/>
          <w:szCs w:val="23"/>
        </w:rPr>
        <w:t>ational Park Service</w:t>
      </w:r>
      <w:r w:rsidR="000346D7" w:rsidRPr="00CC2E27">
        <w:rPr>
          <w:sz w:val="23"/>
          <w:szCs w:val="23"/>
        </w:rPr>
        <w:t xml:space="preserve"> </w:t>
      </w:r>
      <w:r w:rsidR="003D4713" w:rsidRPr="00CC2E27">
        <w:rPr>
          <w:sz w:val="23"/>
          <w:szCs w:val="23"/>
        </w:rPr>
        <w:t>Data Store</w:t>
      </w:r>
      <w:r w:rsidR="007260B5" w:rsidRPr="00CC2E27">
        <w:rPr>
          <w:sz w:val="23"/>
          <w:szCs w:val="23"/>
        </w:rPr>
        <w:t xml:space="preserve"> </w:t>
      </w:r>
      <w:r w:rsidRPr="00CC2E27">
        <w:rPr>
          <w:sz w:val="23"/>
          <w:szCs w:val="23"/>
        </w:rPr>
        <w:t>(Figure 6.7</w:t>
      </w:r>
      <w:r w:rsidR="007260B5" w:rsidRPr="00CC2E27">
        <w:rPr>
          <w:sz w:val="23"/>
          <w:szCs w:val="23"/>
        </w:rPr>
        <w:t xml:space="preserve">, Appendix </w:t>
      </w:r>
      <w:r w:rsidRPr="00CC2E27">
        <w:rPr>
          <w:sz w:val="23"/>
          <w:szCs w:val="23"/>
        </w:rPr>
        <w:t>6.3</w:t>
      </w:r>
      <w:r w:rsidR="007260B5" w:rsidRPr="00CC2E27">
        <w:rPr>
          <w:sz w:val="23"/>
          <w:szCs w:val="23"/>
        </w:rPr>
        <w:t>).</w:t>
      </w:r>
    </w:p>
    <w:p w14:paraId="013FA747" w14:textId="77777777" w:rsidR="00FB19C6" w:rsidRPr="00E84D90" w:rsidRDefault="007260B5">
      <w:pPr>
        <w:pBdr>
          <w:top w:val="nil"/>
          <w:left w:val="nil"/>
          <w:bottom w:val="nil"/>
          <w:right w:val="nil"/>
          <w:between w:val="nil"/>
        </w:pBdr>
        <w:spacing w:before="120" w:after="200"/>
        <w:rPr>
          <w:rFonts w:eastAsia="Arial"/>
          <w:b/>
          <w:color w:val="FF0000"/>
        </w:rPr>
      </w:pPr>
      <w:r w:rsidRPr="00E84D90">
        <w:rPr>
          <w:noProof/>
          <w:color w:val="FF0000"/>
        </w:rPr>
        <w:drawing>
          <wp:inline distT="0" distB="0" distL="0" distR="0" wp14:anchorId="6C6BA123" wp14:editId="7811A0DD">
            <wp:extent cx="4229100" cy="191452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4229100" cy="1914525"/>
                    </a:xfrm>
                    <a:prstGeom prst="rect">
                      <a:avLst/>
                    </a:prstGeom>
                    <a:ln/>
                  </pic:spPr>
                </pic:pic>
              </a:graphicData>
            </a:graphic>
          </wp:inline>
        </w:drawing>
      </w:r>
    </w:p>
    <w:p w14:paraId="020111DC" w14:textId="77777777" w:rsidR="00FB19C6" w:rsidRPr="00CC2E27" w:rsidRDefault="00A127E4">
      <w:pPr>
        <w:pBdr>
          <w:top w:val="nil"/>
          <w:left w:val="nil"/>
          <w:bottom w:val="nil"/>
          <w:right w:val="nil"/>
          <w:between w:val="nil"/>
        </w:pBdr>
        <w:spacing w:before="120" w:after="200"/>
        <w:rPr>
          <w:rFonts w:ascii="Arial" w:eastAsia="Arial" w:hAnsi="Arial" w:cs="Arial"/>
          <w:sz w:val="20"/>
          <w:szCs w:val="20"/>
        </w:rPr>
      </w:pPr>
      <w:r w:rsidRPr="00547A08">
        <w:rPr>
          <w:rFonts w:ascii="Arial" w:hAnsi="Arial" w:cs="Arial"/>
          <w:b/>
          <w:sz w:val="20"/>
          <w:szCs w:val="20"/>
        </w:rPr>
        <w:t>Figure 6.6.</w:t>
      </w:r>
      <w:r w:rsidRPr="00CC2E27">
        <w:rPr>
          <w:rFonts w:ascii="Arial" w:hAnsi="Arial" w:cs="Arial"/>
          <w:sz w:val="20"/>
          <w:szCs w:val="20"/>
        </w:rPr>
        <w:t xml:space="preserve"> </w:t>
      </w:r>
      <w:r w:rsidR="000346D7" w:rsidRPr="00CC2E27">
        <w:rPr>
          <w:rFonts w:ascii="Arial" w:hAnsi="Arial" w:cs="Arial"/>
          <w:sz w:val="20"/>
          <w:szCs w:val="20"/>
        </w:rPr>
        <w:t>Breeding bird</w:t>
      </w:r>
      <w:r w:rsidR="006666B2" w:rsidRPr="00CC2E27">
        <w:rPr>
          <w:rFonts w:ascii="Arial" w:hAnsi="Arial" w:cs="Arial"/>
          <w:sz w:val="20"/>
          <w:szCs w:val="20"/>
        </w:rPr>
        <w:t xml:space="preserve"> </w:t>
      </w:r>
      <w:r w:rsidR="007260B5" w:rsidRPr="00CC2E27">
        <w:rPr>
          <w:rFonts w:ascii="Arial" w:eastAsia="Arial" w:hAnsi="Arial" w:cs="Arial"/>
          <w:sz w:val="20"/>
          <w:szCs w:val="20"/>
        </w:rPr>
        <w:t>sampling period data entry form.</w:t>
      </w:r>
    </w:p>
    <w:p w14:paraId="7E16C7D6" w14:textId="77777777" w:rsidR="00FB19C6" w:rsidRPr="00E84D90" w:rsidRDefault="00FB19C6">
      <w:pPr>
        <w:pBdr>
          <w:top w:val="nil"/>
          <w:left w:val="nil"/>
          <w:bottom w:val="nil"/>
          <w:right w:val="nil"/>
          <w:between w:val="nil"/>
        </w:pBdr>
        <w:spacing w:before="120" w:after="200"/>
        <w:rPr>
          <w:rFonts w:eastAsia="Arial"/>
          <w:color w:val="FF0000"/>
        </w:rPr>
      </w:pPr>
    </w:p>
    <w:p w14:paraId="4AFD5ACE" w14:textId="77777777" w:rsidR="00FB19C6" w:rsidRPr="00E84D90" w:rsidRDefault="007260B5">
      <w:pPr>
        <w:pBdr>
          <w:top w:val="nil"/>
          <w:left w:val="nil"/>
          <w:bottom w:val="nil"/>
          <w:right w:val="nil"/>
          <w:between w:val="nil"/>
        </w:pBdr>
        <w:spacing w:before="120" w:after="200"/>
        <w:rPr>
          <w:rFonts w:eastAsia="Arial"/>
          <w:color w:val="FF0000"/>
        </w:rPr>
      </w:pPr>
      <w:r w:rsidRPr="00E84D90">
        <w:rPr>
          <w:noProof/>
          <w:color w:val="FF0000"/>
        </w:rPr>
        <w:lastRenderedPageBreak/>
        <w:drawing>
          <wp:inline distT="0" distB="0" distL="0" distR="0" wp14:anchorId="575546E1" wp14:editId="7D8D04AB">
            <wp:extent cx="5467350" cy="319087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467350" cy="3190875"/>
                    </a:xfrm>
                    <a:prstGeom prst="rect">
                      <a:avLst/>
                    </a:prstGeom>
                    <a:ln/>
                  </pic:spPr>
                </pic:pic>
              </a:graphicData>
            </a:graphic>
          </wp:inline>
        </w:drawing>
      </w:r>
      <w:r w:rsidRPr="00E84D90">
        <w:rPr>
          <w:noProof/>
          <w:color w:val="FF0000"/>
        </w:rPr>
        <mc:AlternateContent>
          <mc:Choice Requires="wps">
            <w:drawing>
              <wp:anchor distT="0" distB="0" distL="114300" distR="114300" simplePos="0" relativeHeight="251658240" behindDoc="0" locked="0" layoutInCell="1" hidden="0" allowOverlap="1" wp14:anchorId="25F919A5" wp14:editId="60599CCA">
                <wp:simplePos x="0" y="0"/>
                <wp:positionH relativeFrom="column">
                  <wp:posOffset>1155700</wp:posOffset>
                </wp:positionH>
                <wp:positionV relativeFrom="paragraph">
                  <wp:posOffset>1981200</wp:posOffset>
                </wp:positionV>
                <wp:extent cx="2828925" cy="371475"/>
                <wp:effectExtent l="0" t="0" r="0" b="0"/>
                <wp:wrapNone/>
                <wp:docPr id="1" name="Rectangle 1"/>
                <wp:cNvGraphicFramePr/>
                <a:graphic xmlns:a="http://schemas.openxmlformats.org/drawingml/2006/main">
                  <a:graphicData uri="http://schemas.microsoft.com/office/word/2010/wordprocessingShape">
                    <wps:wsp>
                      <wps:cNvSpPr/>
                      <wps:spPr>
                        <a:xfrm>
                          <a:off x="3936300" y="3599025"/>
                          <a:ext cx="2819400" cy="361950"/>
                        </a:xfrm>
                        <a:prstGeom prst="rect">
                          <a:avLst/>
                        </a:prstGeom>
                        <a:solidFill>
                          <a:srgbClr val="F2F2F2"/>
                        </a:solidFill>
                        <a:ln>
                          <a:noFill/>
                        </a:ln>
                      </wps:spPr>
                      <wps:txbx>
                        <w:txbxContent>
                          <w:p w14:paraId="69A9AC67" w14:textId="77777777" w:rsidR="00FB19C6" w:rsidRDefault="00FB19C6">
                            <w:pPr>
                              <w:textDirection w:val="btLr"/>
                            </w:pPr>
                          </w:p>
                        </w:txbxContent>
                      </wps:txbx>
                      <wps:bodyPr spcFirstLastPara="1" wrap="square" lIns="91425" tIns="91425" rIns="91425" bIns="91425" anchor="ctr" anchorCtr="0"/>
                    </wps:wsp>
                  </a:graphicData>
                </a:graphic>
              </wp:anchor>
            </w:drawing>
          </mc:Choice>
          <mc:Fallback>
            <w:pict>
              <v:rect w14:anchorId="25F919A5" id="Rectangle 1" o:spid="_x0000_s1071" style="position:absolute;margin-left:91pt;margin-top:156pt;width:222.75pt;height:29.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" fillcolor="#f2f2f2" stroked="f">
                <v:textbox inset="2.53958mm,2.53958mm,2.53958mm,2.53958mm">
                  <w:txbxContent>
                    <w:p w14:paraId="69A9AC67" w14:textId="77777777" w:rsidR="00FB19C6" w:rsidRDefault="00FB19C6">
                      <w:pPr>
                        <w:textDirection w:val="btLr"/>
                      </w:pPr>
                    </w:p>
                  </w:txbxContent>
                </v:textbox>
              </v:rect>
            </w:pict>
          </mc:Fallback>
        </mc:AlternateContent>
      </w:r>
    </w:p>
    <w:p w14:paraId="74917E4E" w14:textId="77777777" w:rsidR="00FB19C6" w:rsidRPr="00CC2E27" w:rsidRDefault="00C82A47">
      <w:pPr>
        <w:pBdr>
          <w:top w:val="nil"/>
          <w:left w:val="nil"/>
          <w:bottom w:val="nil"/>
          <w:right w:val="nil"/>
          <w:between w:val="nil"/>
        </w:pBdr>
        <w:spacing w:before="120" w:after="200"/>
        <w:rPr>
          <w:rFonts w:ascii="Arial" w:eastAsia="Arial" w:hAnsi="Arial" w:cs="Arial"/>
          <w:sz w:val="20"/>
          <w:szCs w:val="20"/>
        </w:rPr>
      </w:pPr>
      <w:r w:rsidRPr="00547A08">
        <w:rPr>
          <w:rFonts w:ascii="Arial" w:hAnsi="Arial" w:cs="Arial"/>
          <w:b/>
          <w:sz w:val="20"/>
          <w:szCs w:val="20"/>
        </w:rPr>
        <w:t>Figure 6.7.</w:t>
      </w:r>
      <w:r w:rsidRPr="00CC2E27">
        <w:rPr>
          <w:rFonts w:ascii="Arial" w:hAnsi="Arial" w:cs="Arial"/>
          <w:sz w:val="20"/>
          <w:szCs w:val="20"/>
        </w:rPr>
        <w:t xml:space="preserve"> </w:t>
      </w:r>
      <w:r w:rsidR="000346D7" w:rsidRPr="00CC2E27">
        <w:rPr>
          <w:rFonts w:ascii="Arial" w:hAnsi="Arial" w:cs="Arial"/>
          <w:sz w:val="20"/>
          <w:szCs w:val="20"/>
        </w:rPr>
        <w:t>Breeding bird</w:t>
      </w:r>
      <w:r w:rsidR="00544059" w:rsidRPr="00CC2E27">
        <w:rPr>
          <w:rFonts w:ascii="Arial" w:hAnsi="Arial" w:cs="Arial"/>
          <w:sz w:val="20"/>
          <w:szCs w:val="20"/>
        </w:rPr>
        <w:t xml:space="preserve"> </w:t>
      </w:r>
      <w:r w:rsidR="007260B5" w:rsidRPr="00CC2E27">
        <w:rPr>
          <w:rFonts w:ascii="Arial" w:eastAsia="Arial" w:hAnsi="Arial" w:cs="Arial"/>
          <w:sz w:val="20"/>
          <w:szCs w:val="20"/>
        </w:rPr>
        <w:t>protocol traceability data entry form.</w:t>
      </w:r>
    </w:p>
    <w:p w14:paraId="0CA75EA4" w14:textId="77777777" w:rsidR="00FB19C6" w:rsidRPr="00CC2E27" w:rsidRDefault="00544059" w:rsidP="00CC2E27">
      <w:pPr>
        <w:keepNext/>
        <w:pBdr>
          <w:top w:val="nil"/>
          <w:left w:val="nil"/>
          <w:bottom w:val="nil"/>
          <w:right w:val="nil"/>
          <w:between w:val="nil"/>
        </w:pBdr>
        <w:spacing w:after="200" w:line="276" w:lineRule="auto"/>
        <w:rPr>
          <w:rFonts w:ascii="Arial" w:eastAsia="Arial" w:hAnsi="Arial" w:cs="Arial"/>
          <w:b/>
        </w:rPr>
      </w:pPr>
      <w:r w:rsidRPr="00CC2E27">
        <w:rPr>
          <w:rFonts w:ascii="Arial" w:eastAsia="Arial" w:hAnsi="Arial" w:cs="Arial"/>
          <w:b/>
        </w:rPr>
        <w:t>Q</w:t>
      </w:r>
      <w:r w:rsidR="007260B5" w:rsidRPr="00CC2E27">
        <w:rPr>
          <w:rFonts w:ascii="Arial" w:eastAsia="Arial" w:hAnsi="Arial" w:cs="Arial"/>
          <w:b/>
        </w:rPr>
        <w:t>uality Assurance and Control Procedures and Documentation</w:t>
      </w:r>
    </w:p>
    <w:p w14:paraId="0BE66710" w14:textId="77777777" w:rsidR="00FB19C6" w:rsidRPr="00CC2E27" w:rsidRDefault="007260B5" w:rsidP="00CC2E27">
      <w:pPr>
        <w:pBdr>
          <w:top w:val="nil"/>
          <w:left w:val="nil"/>
          <w:bottom w:val="nil"/>
          <w:right w:val="nil"/>
          <w:between w:val="nil"/>
        </w:pBdr>
        <w:spacing w:after="200" w:line="276" w:lineRule="auto"/>
        <w:rPr>
          <w:sz w:val="23"/>
          <w:szCs w:val="23"/>
        </w:rPr>
      </w:pPr>
      <w:r w:rsidRPr="00CC2E27">
        <w:rPr>
          <w:sz w:val="23"/>
          <w:szCs w:val="23"/>
        </w:rPr>
        <w:t xml:space="preserve">Quality Assurance (QA) includes all activities designed to ensure that data, products, or services meet specified requirements. Quality Assurance focuses on building-in quality to prevent defects. Quality Control (QC) includes procedures for checking whether data meet standards and annotating or qualifying data that do not.  </w:t>
      </w:r>
    </w:p>
    <w:p w14:paraId="210C8E1B" w14:textId="4DA107A0" w:rsidR="00FB19C6" w:rsidRPr="00CC2E27" w:rsidRDefault="00693061" w:rsidP="00CC2E27">
      <w:pPr>
        <w:pBdr>
          <w:top w:val="nil"/>
          <w:left w:val="nil"/>
          <w:bottom w:val="nil"/>
          <w:right w:val="nil"/>
          <w:between w:val="nil"/>
        </w:pBdr>
        <w:spacing w:after="200" w:line="276" w:lineRule="auto"/>
        <w:rPr>
          <w:sz w:val="23"/>
          <w:szCs w:val="23"/>
        </w:rPr>
      </w:pPr>
      <w:r>
        <w:rPr>
          <w:sz w:val="23"/>
          <w:szCs w:val="23"/>
        </w:rPr>
        <w:t>QA and QC</w:t>
      </w:r>
      <w:r w:rsidR="007260B5" w:rsidRPr="00CC2E27">
        <w:rPr>
          <w:sz w:val="23"/>
          <w:szCs w:val="23"/>
        </w:rPr>
        <w:t xml:space="preserve"> procedures and design elements occur throughout data collection, processi</w:t>
      </w:r>
      <w:r w:rsidR="00037408">
        <w:rPr>
          <w:sz w:val="23"/>
          <w:szCs w:val="23"/>
        </w:rPr>
        <w:t>ng, and reporting. The Quality Assurance P</w:t>
      </w:r>
      <w:r w:rsidR="007260B5" w:rsidRPr="00CC2E27">
        <w:rPr>
          <w:sz w:val="23"/>
          <w:szCs w:val="23"/>
        </w:rPr>
        <w:t xml:space="preserve">lan for monitoring </w:t>
      </w:r>
      <w:r w:rsidR="000346D7" w:rsidRPr="00CC2E27">
        <w:rPr>
          <w:sz w:val="23"/>
          <w:szCs w:val="23"/>
        </w:rPr>
        <w:t>breeding birds</w:t>
      </w:r>
      <w:r w:rsidR="00544059" w:rsidRPr="00CC2E27">
        <w:rPr>
          <w:sz w:val="23"/>
          <w:szCs w:val="23"/>
        </w:rPr>
        <w:t xml:space="preserve"> </w:t>
      </w:r>
      <w:r w:rsidR="007260B5" w:rsidRPr="00CC2E27">
        <w:rPr>
          <w:sz w:val="23"/>
          <w:szCs w:val="23"/>
        </w:rPr>
        <w:t>in the Heartland Invento</w:t>
      </w:r>
      <w:r w:rsidR="005F704F">
        <w:rPr>
          <w:sz w:val="23"/>
          <w:szCs w:val="23"/>
        </w:rPr>
        <w:t>ry and Monitoring Network (</w:t>
      </w:r>
      <w:r w:rsidR="00401830" w:rsidRPr="00401830">
        <w:rPr>
          <w:i/>
          <w:sz w:val="23"/>
          <w:szCs w:val="23"/>
        </w:rPr>
        <w:t>20xx</w:t>
      </w:r>
      <w:r w:rsidR="007260B5" w:rsidRPr="00CC2E27">
        <w:rPr>
          <w:sz w:val="23"/>
          <w:szCs w:val="23"/>
        </w:rPr>
        <w:t xml:space="preserve">) fully describe all QA and QC elements for this protocol.  </w:t>
      </w:r>
    </w:p>
    <w:p w14:paraId="79B46B9C" w14:textId="77777777" w:rsidR="00FB19C6" w:rsidRPr="00CC2E27" w:rsidRDefault="007260B5" w:rsidP="00CC2E27">
      <w:pPr>
        <w:pBdr>
          <w:top w:val="nil"/>
          <w:left w:val="nil"/>
          <w:bottom w:val="nil"/>
          <w:right w:val="nil"/>
          <w:between w:val="nil"/>
        </w:pBdr>
        <w:spacing w:after="200" w:line="276" w:lineRule="auto"/>
        <w:rPr>
          <w:sz w:val="23"/>
          <w:szCs w:val="23"/>
        </w:rPr>
      </w:pPr>
      <w:r w:rsidRPr="00CC2E27">
        <w:rPr>
          <w:sz w:val="23"/>
          <w:szCs w:val="23"/>
        </w:rPr>
        <w:t xml:space="preserve">A primary objective of the QA/QC process is to ensure our monitoring data includes an assessment of its quality. We evaluate and document data quality through three primary means: auditing record counts, assigning a data processing level, and conducting an annual operational review. </w:t>
      </w:r>
    </w:p>
    <w:p w14:paraId="19913CA8" w14:textId="77777777" w:rsidR="00FB19C6" w:rsidRPr="00CC2E27" w:rsidRDefault="007260B5" w:rsidP="00CC2E27">
      <w:pPr>
        <w:keepNext/>
        <w:pBdr>
          <w:top w:val="nil"/>
          <w:left w:val="nil"/>
          <w:bottom w:val="nil"/>
          <w:right w:val="nil"/>
          <w:between w:val="nil"/>
        </w:pBdr>
        <w:spacing w:after="200" w:line="276" w:lineRule="auto"/>
        <w:rPr>
          <w:rFonts w:eastAsia="Arial"/>
          <w:sz w:val="23"/>
          <w:szCs w:val="23"/>
          <w:u w:val="single"/>
        </w:rPr>
      </w:pPr>
      <w:r w:rsidRPr="00CC2E27">
        <w:rPr>
          <w:rFonts w:eastAsia="Arial"/>
          <w:sz w:val="23"/>
          <w:szCs w:val="23"/>
          <w:u w:val="single"/>
        </w:rPr>
        <w:t>Data Processing Level</w:t>
      </w:r>
    </w:p>
    <w:p w14:paraId="73D0AB9B" w14:textId="77777777" w:rsidR="00FB19C6" w:rsidRPr="00CC2E27" w:rsidRDefault="007260B5" w:rsidP="00CC2E27">
      <w:pPr>
        <w:keepNext/>
        <w:pBdr>
          <w:top w:val="nil"/>
          <w:left w:val="nil"/>
          <w:bottom w:val="nil"/>
          <w:right w:val="nil"/>
          <w:between w:val="nil"/>
        </w:pBdr>
        <w:spacing w:after="200" w:line="276" w:lineRule="auto"/>
        <w:rPr>
          <w:sz w:val="23"/>
          <w:szCs w:val="23"/>
        </w:rPr>
      </w:pPr>
      <w:r w:rsidRPr="00CC2E27">
        <w:rPr>
          <w:sz w:val="23"/>
          <w:szCs w:val="23"/>
        </w:rPr>
        <w:t xml:space="preserve">Data processing levels provide a standardized way of defining the degree that QA/QC has been performed on a dataset. Once a dataset has passed the QA/QC procedures specified in the protocol and standards as identified in the </w:t>
      </w:r>
      <w:r w:rsidR="000346D7" w:rsidRPr="00CC2E27">
        <w:rPr>
          <w:sz w:val="23"/>
          <w:szCs w:val="23"/>
        </w:rPr>
        <w:t>breeding bird</w:t>
      </w:r>
      <w:r w:rsidR="00544059" w:rsidRPr="00CC2E27">
        <w:rPr>
          <w:sz w:val="23"/>
          <w:szCs w:val="23"/>
        </w:rPr>
        <w:t xml:space="preserve"> </w:t>
      </w:r>
      <w:r w:rsidR="00271773" w:rsidRPr="00CC2E27">
        <w:rPr>
          <w:sz w:val="23"/>
          <w:szCs w:val="23"/>
        </w:rPr>
        <w:t>Q</w:t>
      </w:r>
      <w:r w:rsidR="00271773">
        <w:rPr>
          <w:sz w:val="23"/>
          <w:szCs w:val="23"/>
        </w:rPr>
        <w:t xml:space="preserve">uality </w:t>
      </w:r>
      <w:r w:rsidR="00271773" w:rsidRPr="00CC2E27">
        <w:rPr>
          <w:sz w:val="23"/>
          <w:szCs w:val="23"/>
        </w:rPr>
        <w:t>A</w:t>
      </w:r>
      <w:r w:rsidR="00271773">
        <w:rPr>
          <w:sz w:val="23"/>
          <w:szCs w:val="23"/>
        </w:rPr>
        <w:t xml:space="preserve">ssurance </w:t>
      </w:r>
      <w:r w:rsidR="00271773" w:rsidRPr="00CC2E27">
        <w:rPr>
          <w:sz w:val="23"/>
          <w:szCs w:val="23"/>
        </w:rPr>
        <w:t>P</w:t>
      </w:r>
      <w:r w:rsidR="00271773">
        <w:rPr>
          <w:sz w:val="23"/>
          <w:szCs w:val="23"/>
        </w:rPr>
        <w:t>lan</w:t>
      </w:r>
      <w:r w:rsidRPr="00CC2E27">
        <w:rPr>
          <w:sz w:val="23"/>
          <w:szCs w:val="23"/>
        </w:rPr>
        <w:t>, t</w:t>
      </w:r>
      <w:r w:rsidR="00940148">
        <w:rPr>
          <w:sz w:val="23"/>
          <w:szCs w:val="23"/>
        </w:rPr>
        <w:t>he dataset will be considered “C</w:t>
      </w:r>
      <w:r w:rsidRPr="00CC2E27">
        <w:rPr>
          <w:sz w:val="23"/>
          <w:szCs w:val="23"/>
        </w:rPr>
        <w:t xml:space="preserve">ertified” as defined in Section </w:t>
      </w:r>
      <w:r w:rsidRPr="00CC2E27">
        <w:rPr>
          <w:i/>
          <w:sz w:val="23"/>
          <w:szCs w:val="23"/>
        </w:rPr>
        <w:t>5 Data Processing Levels</w:t>
      </w:r>
      <w:r w:rsidRPr="00CC2E27">
        <w:rPr>
          <w:sz w:val="23"/>
          <w:szCs w:val="23"/>
        </w:rPr>
        <w:t xml:space="preserve"> section of the Minimum Implementation Standards for Network Projects (</w:t>
      </w:r>
      <w:proofErr w:type="spellStart"/>
      <w:r w:rsidRPr="00CC2E27">
        <w:rPr>
          <w:sz w:val="23"/>
          <w:szCs w:val="23"/>
        </w:rPr>
        <w:t>Frakes</w:t>
      </w:r>
      <w:proofErr w:type="spellEnd"/>
      <w:r w:rsidRPr="00CC2E27">
        <w:rPr>
          <w:sz w:val="23"/>
          <w:szCs w:val="23"/>
        </w:rPr>
        <w:t xml:space="preserve"> and Kingston 2017</w:t>
      </w:r>
      <w:r w:rsidR="00940148">
        <w:rPr>
          <w:sz w:val="23"/>
          <w:szCs w:val="23"/>
        </w:rPr>
        <w:t>;</w:t>
      </w:r>
      <w:r w:rsidR="00C82A47" w:rsidRPr="00CC2E27">
        <w:rPr>
          <w:sz w:val="23"/>
          <w:szCs w:val="23"/>
        </w:rPr>
        <w:t xml:space="preserve"> Appendix 6.4</w:t>
      </w:r>
      <w:r w:rsidR="00940148">
        <w:rPr>
          <w:sz w:val="23"/>
          <w:szCs w:val="23"/>
        </w:rPr>
        <w:t>)</w:t>
      </w:r>
      <w:r w:rsidR="00C82A47" w:rsidRPr="00CC2E27">
        <w:rPr>
          <w:sz w:val="23"/>
          <w:szCs w:val="23"/>
        </w:rPr>
        <w:t>.</w:t>
      </w:r>
      <w:r w:rsidR="00940148">
        <w:rPr>
          <w:sz w:val="23"/>
          <w:szCs w:val="23"/>
        </w:rPr>
        <w:t xml:space="preserve"> All data collected prior to 20xx are designated as “A</w:t>
      </w:r>
      <w:r w:rsidRPr="00CC2E27">
        <w:rPr>
          <w:sz w:val="23"/>
          <w:szCs w:val="23"/>
        </w:rPr>
        <w:t>ccepted” given there was no published Q</w:t>
      </w:r>
      <w:r w:rsidR="001F26CD">
        <w:rPr>
          <w:sz w:val="23"/>
          <w:szCs w:val="23"/>
        </w:rPr>
        <w:t xml:space="preserve">uality </w:t>
      </w:r>
      <w:r w:rsidRPr="00CC2E27">
        <w:rPr>
          <w:sz w:val="23"/>
          <w:szCs w:val="23"/>
        </w:rPr>
        <w:t>A</w:t>
      </w:r>
      <w:r w:rsidR="001F26CD">
        <w:rPr>
          <w:sz w:val="23"/>
          <w:szCs w:val="23"/>
        </w:rPr>
        <w:t xml:space="preserve">ssurance </w:t>
      </w:r>
      <w:r w:rsidRPr="00CC2E27">
        <w:rPr>
          <w:sz w:val="23"/>
          <w:szCs w:val="23"/>
        </w:rPr>
        <w:t>P</w:t>
      </w:r>
      <w:r w:rsidR="001F26CD">
        <w:rPr>
          <w:sz w:val="23"/>
          <w:szCs w:val="23"/>
        </w:rPr>
        <w:t>lan</w:t>
      </w:r>
      <w:r w:rsidRPr="00CC2E27">
        <w:rPr>
          <w:sz w:val="23"/>
          <w:szCs w:val="23"/>
        </w:rPr>
        <w:t xml:space="preserve"> for </w:t>
      </w:r>
      <w:r w:rsidR="00C82A47" w:rsidRPr="00CC2E27">
        <w:rPr>
          <w:sz w:val="23"/>
          <w:szCs w:val="23"/>
        </w:rPr>
        <w:t>breeding bird</w:t>
      </w:r>
      <w:r w:rsidRPr="00CC2E27">
        <w:rPr>
          <w:sz w:val="23"/>
          <w:szCs w:val="23"/>
        </w:rPr>
        <w:t xml:space="preserve"> mo</w:t>
      </w:r>
      <w:r w:rsidR="00940148">
        <w:rPr>
          <w:sz w:val="23"/>
          <w:szCs w:val="23"/>
        </w:rPr>
        <w:t>nitoring. Data collected in 20xx</w:t>
      </w:r>
      <w:r w:rsidRPr="00CC2E27">
        <w:rPr>
          <w:sz w:val="23"/>
          <w:szCs w:val="23"/>
        </w:rPr>
        <w:t xml:space="preserve"> and thereafter will be considered </w:t>
      </w:r>
      <w:r w:rsidRPr="00CC2E27">
        <w:rPr>
          <w:sz w:val="23"/>
          <w:szCs w:val="23"/>
        </w:rPr>
        <w:lastRenderedPageBreak/>
        <w:t>“Certified” assuming the quality assurance and quality control procedures wer</w:t>
      </w:r>
      <w:r w:rsidR="00037408">
        <w:rPr>
          <w:sz w:val="23"/>
          <w:szCs w:val="23"/>
        </w:rPr>
        <w:t>e followed as described in the Quality Assurance P</w:t>
      </w:r>
      <w:r w:rsidRPr="00CC2E27">
        <w:rPr>
          <w:sz w:val="23"/>
          <w:szCs w:val="23"/>
        </w:rPr>
        <w:t>lan (</w:t>
      </w:r>
      <w:r w:rsidR="005F704F" w:rsidRPr="00F05A5F">
        <w:rPr>
          <w:sz w:val="23"/>
          <w:szCs w:val="23"/>
        </w:rPr>
        <w:t xml:space="preserve">Heartland Inventory and Monitoring </w:t>
      </w:r>
      <w:r w:rsidR="005F704F">
        <w:rPr>
          <w:sz w:val="23"/>
          <w:szCs w:val="23"/>
        </w:rPr>
        <w:t>Network</w:t>
      </w:r>
      <w:r w:rsidR="005F704F" w:rsidRPr="00CC2E27">
        <w:rPr>
          <w:sz w:val="23"/>
          <w:szCs w:val="23"/>
        </w:rPr>
        <w:t xml:space="preserve"> </w:t>
      </w:r>
      <w:r w:rsidR="00CB22B5" w:rsidRPr="00CB22B5">
        <w:rPr>
          <w:i/>
          <w:sz w:val="23"/>
          <w:szCs w:val="23"/>
        </w:rPr>
        <w:t>in draft</w:t>
      </w:r>
      <w:r w:rsidRPr="00CC2E27">
        <w:rPr>
          <w:sz w:val="23"/>
          <w:szCs w:val="23"/>
        </w:rPr>
        <w:t>).</w:t>
      </w:r>
    </w:p>
    <w:p w14:paraId="27544A74" w14:textId="77777777" w:rsidR="00FB19C6" w:rsidRPr="00CC2E27" w:rsidRDefault="007260B5" w:rsidP="00CC2E27">
      <w:pPr>
        <w:spacing w:after="200" w:line="276" w:lineRule="auto"/>
        <w:rPr>
          <w:rFonts w:eastAsia="Arial"/>
          <w:b/>
          <w:i/>
          <w:sz w:val="23"/>
          <w:szCs w:val="23"/>
        </w:rPr>
      </w:pPr>
      <w:r w:rsidRPr="00E676AD">
        <w:rPr>
          <w:rFonts w:eastAsia="Arial"/>
          <w:b/>
          <w:i/>
          <w:sz w:val="23"/>
          <w:szCs w:val="23"/>
        </w:rPr>
        <w:t>Operational Review – See SOP #8</w:t>
      </w:r>
      <w:r w:rsidR="00E676AD">
        <w:rPr>
          <w:rFonts w:eastAsia="Arial"/>
          <w:b/>
          <w:i/>
          <w:sz w:val="23"/>
          <w:szCs w:val="23"/>
        </w:rPr>
        <w:t xml:space="preserve"> “Reporting”</w:t>
      </w:r>
    </w:p>
    <w:p w14:paraId="67B90267" w14:textId="77777777" w:rsidR="00FB19C6" w:rsidRPr="00CC2E27" w:rsidRDefault="007260B5" w:rsidP="00CC2E27">
      <w:pPr>
        <w:pBdr>
          <w:top w:val="nil"/>
          <w:left w:val="nil"/>
          <w:bottom w:val="nil"/>
          <w:right w:val="nil"/>
          <w:between w:val="nil"/>
        </w:pBdr>
        <w:spacing w:after="200" w:line="276" w:lineRule="auto"/>
        <w:rPr>
          <w:sz w:val="23"/>
          <w:szCs w:val="23"/>
        </w:rPr>
      </w:pPr>
      <w:r w:rsidRPr="00CC2E27">
        <w:rPr>
          <w:sz w:val="23"/>
          <w:szCs w:val="23"/>
        </w:rPr>
        <w:t xml:space="preserve">An annual operational review is required for all active monitoring protocols (Mitchell et al. 2018). Completion of an operational review, a summary of any flagged data, and a link to the review report are stored in the table </w:t>
      </w:r>
      <w:proofErr w:type="spellStart"/>
      <w:r w:rsidRPr="00CC2E27">
        <w:rPr>
          <w:sz w:val="23"/>
          <w:szCs w:val="23"/>
        </w:rPr>
        <w:t>Tbl_SamplingPeriods</w:t>
      </w:r>
      <w:proofErr w:type="spellEnd"/>
      <w:r w:rsidRPr="00CC2E27">
        <w:rPr>
          <w:sz w:val="23"/>
          <w:szCs w:val="23"/>
        </w:rPr>
        <w:t>.</w:t>
      </w:r>
    </w:p>
    <w:p w14:paraId="3F9E2773" w14:textId="77777777" w:rsidR="00FB19C6" w:rsidRPr="00CC2E27" w:rsidRDefault="007260B5" w:rsidP="00CC2E27">
      <w:pPr>
        <w:pBdr>
          <w:top w:val="nil"/>
          <w:left w:val="nil"/>
          <w:bottom w:val="nil"/>
          <w:right w:val="nil"/>
          <w:between w:val="nil"/>
        </w:pBdr>
        <w:spacing w:after="200" w:line="276" w:lineRule="auto"/>
        <w:rPr>
          <w:rFonts w:eastAsia="Arial"/>
          <w:sz w:val="23"/>
          <w:szCs w:val="23"/>
          <w:u w:val="single"/>
        </w:rPr>
      </w:pPr>
      <w:r w:rsidRPr="00CC2E27">
        <w:rPr>
          <w:rFonts w:eastAsia="Arial"/>
          <w:sz w:val="23"/>
          <w:szCs w:val="23"/>
          <w:u w:val="single"/>
        </w:rPr>
        <w:t xml:space="preserve">QA/QC Data Entry </w:t>
      </w:r>
    </w:p>
    <w:p w14:paraId="315C2E2F" w14:textId="77777777" w:rsidR="00FB19C6" w:rsidRPr="00CC2E27" w:rsidRDefault="007260B5" w:rsidP="00CC2E27">
      <w:pPr>
        <w:numPr>
          <w:ilvl w:val="0"/>
          <w:numId w:val="1"/>
        </w:numPr>
        <w:pBdr>
          <w:top w:val="nil"/>
          <w:left w:val="nil"/>
          <w:bottom w:val="nil"/>
          <w:right w:val="nil"/>
          <w:between w:val="nil"/>
        </w:pBdr>
        <w:spacing w:after="200" w:line="276" w:lineRule="auto"/>
        <w:rPr>
          <w:sz w:val="23"/>
          <w:szCs w:val="23"/>
        </w:rPr>
      </w:pPr>
      <w:r w:rsidRPr="00CC2E27">
        <w:rPr>
          <w:sz w:val="23"/>
          <w:szCs w:val="23"/>
        </w:rPr>
        <w:t>Open form Edit Existing Sampling Periods Data.</w:t>
      </w:r>
    </w:p>
    <w:p w14:paraId="38649EE3" w14:textId="77777777" w:rsidR="00FB19C6" w:rsidRPr="00CC2E27" w:rsidRDefault="007260B5" w:rsidP="00CC2E27">
      <w:pPr>
        <w:numPr>
          <w:ilvl w:val="0"/>
          <w:numId w:val="1"/>
        </w:numPr>
        <w:pBdr>
          <w:top w:val="nil"/>
          <w:left w:val="nil"/>
          <w:bottom w:val="nil"/>
          <w:right w:val="nil"/>
          <w:between w:val="nil"/>
        </w:pBdr>
        <w:spacing w:after="200" w:line="276" w:lineRule="auto"/>
        <w:rPr>
          <w:sz w:val="23"/>
          <w:szCs w:val="23"/>
        </w:rPr>
      </w:pPr>
      <w:r w:rsidRPr="00CC2E27">
        <w:rPr>
          <w:sz w:val="23"/>
          <w:szCs w:val="23"/>
        </w:rPr>
        <w:t>Select the appropriate data processing level. Default is “certified.”</w:t>
      </w:r>
    </w:p>
    <w:p w14:paraId="07302DD4" w14:textId="77777777" w:rsidR="00FB19C6" w:rsidRPr="00CC2E27" w:rsidRDefault="007260B5" w:rsidP="00CC2E27">
      <w:pPr>
        <w:numPr>
          <w:ilvl w:val="0"/>
          <w:numId w:val="1"/>
        </w:numPr>
        <w:pBdr>
          <w:top w:val="nil"/>
          <w:left w:val="nil"/>
          <w:bottom w:val="nil"/>
          <w:right w:val="nil"/>
          <w:between w:val="nil"/>
        </w:pBdr>
        <w:spacing w:after="200" w:line="276" w:lineRule="auto"/>
        <w:rPr>
          <w:sz w:val="23"/>
          <w:szCs w:val="23"/>
        </w:rPr>
      </w:pPr>
      <w:r w:rsidRPr="00CC2E27">
        <w:rPr>
          <w:sz w:val="23"/>
          <w:szCs w:val="23"/>
        </w:rPr>
        <w:t>Confirm completion of an annual operational review (Y/N).</w:t>
      </w:r>
    </w:p>
    <w:p w14:paraId="5E5ADCCE" w14:textId="77777777" w:rsidR="00FB19C6" w:rsidRPr="00CC2E27" w:rsidRDefault="007260B5" w:rsidP="00CC2E27">
      <w:pPr>
        <w:numPr>
          <w:ilvl w:val="0"/>
          <w:numId w:val="1"/>
        </w:numPr>
        <w:pBdr>
          <w:top w:val="nil"/>
          <w:left w:val="nil"/>
          <w:bottom w:val="nil"/>
          <w:right w:val="nil"/>
          <w:between w:val="nil"/>
        </w:pBdr>
        <w:spacing w:after="200" w:line="276" w:lineRule="auto"/>
        <w:rPr>
          <w:sz w:val="23"/>
          <w:szCs w:val="23"/>
        </w:rPr>
      </w:pPr>
      <w:r w:rsidRPr="00CC2E27">
        <w:rPr>
          <w:sz w:val="23"/>
          <w:szCs w:val="23"/>
        </w:rPr>
        <w:t>Did the operational review ‘flag’ any data records? (Y/N)</w:t>
      </w:r>
      <w:r w:rsidR="00D458C7">
        <w:rPr>
          <w:sz w:val="23"/>
          <w:szCs w:val="23"/>
        </w:rPr>
        <w:t>.</w:t>
      </w:r>
      <w:r w:rsidRPr="00CC2E27">
        <w:rPr>
          <w:sz w:val="23"/>
          <w:szCs w:val="23"/>
        </w:rPr>
        <w:t xml:space="preserve"> If yes, the reason(s) are documented in the final report which is located on the network server. </w:t>
      </w:r>
    </w:p>
    <w:p w14:paraId="5ED5ACEA" w14:textId="77777777" w:rsidR="00FB19C6" w:rsidRPr="00CC2E27" w:rsidRDefault="007260B5" w:rsidP="00CC2E27">
      <w:pPr>
        <w:numPr>
          <w:ilvl w:val="0"/>
          <w:numId w:val="1"/>
        </w:numPr>
        <w:pBdr>
          <w:top w:val="nil"/>
          <w:left w:val="nil"/>
          <w:bottom w:val="nil"/>
          <w:right w:val="nil"/>
          <w:between w:val="nil"/>
        </w:pBdr>
        <w:spacing w:after="200" w:line="276" w:lineRule="auto"/>
        <w:rPr>
          <w:sz w:val="23"/>
          <w:szCs w:val="23"/>
        </w:rPr>
      </w:pPr>
      <w:r w:rsidRPr="00CC2E27">
        <w:rPr>
          <w:sz w:val="23"/>
          <w:szCs w:val="23"/>
        </w:rPr>
        <w:t xml:space="preserve">Enter </w:t>
      </w:r>
      <w:r w:rsidR="0075364E" w:rsidRPr="00CC2E27">
        <w:rPr>
          <w:sz w:val="23"/>
          <w:szCs w:val="23"/>
        </w:rPr>
        <w:t>Data Store</w:t>
      </w:r>
      <w:r w:rsidRPr="00CC2E27">
        <w:rPr>
          <w:sz w:val="23"/>
          <w:szCs w:val="23"/>
        </w:rPr>
        <w:t xml:space="preserve"> </w:t>
      </w:r>
      <w:r w:rsidR="0075364E" w:rsidRPr="00CC2E27">
        <w:rPr>
          <w:sz w:val="23"/>
          <w:szCs w:val="23"/>
        </w:rPr>
        <w:t>Reference</w:t>
      </w:r>
      <w:r w:rsidRPr="00CC2E27">
        <w:rPr>
          <w:sz w:val="23"/>
          <w:szCs w:val="23"/>
        </w:rPr>
        <w:t xml:space="preserve"> ID for final report. </w:t>
      </w:r>
    </w:p>
    <w:p w14:paraId="4657844B" w14:textId="77777777" w:rsidR="00FB19C6" w:rsidRPr="00E84D90" w:rsidRDefault="007260B5">
      <w:pPr>
        <w:keepNext/>
        <w:pBdr>
          <w:top w:val="nil"/>
          <w:left w:val="nil"/>
          <w:bottom w:val="nil"/>
          <w:right w:val="nil"/>
          <w:between w:val="nil"/>
        </w:pBdr>
        <w:spacing w:before="200" w:after="200"/>
        <w:rPr>
          <w:rFonts w:eastAsia="Arial"/>
          <w:b/>
          <w:color w:val="FF0000"/>
        </w:rPr>
      </w:pPr>
      <w:r w:rsidRPr="00E84D90">
        <w:rPr>
          <w:rFonts w:eastAsia="Arial"/>
          <w:b/>
          <w:noProof/>
          <w:color w:val="FF0000"/>
        </w:rPr>
        <w:drawing>
          <wp:inline distT="0" distB="0" distL="0" distR="0" wp14:anchorId="68E0E705" wp14:editId="170B8B67">
            <wp:extent cx="4857750" cy="349567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4857750" cy="3495675"/>
                    </a:xfrm>
                    <a:prstGeom prst="rect">
                      <a:avLst/>
                    </a:prstGeom>
                    <a:ln/>
                  </pic:spPr>
                </pic:pic>
              </a:graphicData>
            </a:graphic>
          </wp:inline>
        </w:drawing>
      </w:r>
      <w:r w:rsidRPr="00E84D90">
        <w:rPr>
          <w:rFonts w:eastAsia="Arial"/>
          <w:b/>
          <w:color w:val="FF0000"/>
        </w:rPr>
        <w:t xml:space="preserve"> </w:t>
      </w:r>
      <w:r w:rsidRPr="00E84D90">
        <w:rPr>
          <w:noProof/>
          <w:color w:val="FF0000"/>
        </w:rPr>
        <w:drawing>
          <wp:anchor distT="0" distB="0" distL="114300" distR="114300" simplePos="0" relativeHeight="251659264" behindDoc="0" locked="0" layoutInCell="1" hidden="0" allowOverlap="1" wp14:anchorId="30EFA711" wp14:editId="74E8F6F0">
            <wp:simplePos x="0" y="0"/>
            <wp:positionH relativeFrom="column">
              <wp:posOffset>638175</wp:posOffset>
            </wp:positionH>
            <wp:positionV relativeFrom="paragraph">
              <wp:posOffset>1819275</wp:posOffset>
            </wp:positionV>
            <wp:extent cx="2990850" cy="428625"/>
            <wp:effectExtent l="0" t="0" r="0" b="0"/>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2990850" cy="428625"/>
                    </a:xfrm>
                    <a:prstGeom prst="rect">
                      <a:avLst/>
                    </a:prstGeom>
                    <a:ln/>
                  </pic:spPr>
                </pic:pic>
              </a:graphicData>
            </a:graphic>
          </wp:anchor>
        </w:drawing>
      </w:r>
    </w:p>
    <w:p w14:paraId="267B11AE" w14:textId="77777777" w:rsidR="00FB19C6" w:rsidRPr="00CC2E27" w:rsidRDefault="00C82A47">
      <w:pPr>
        <w:pBdr>
          <w:top w:val="nil"/>
          <w:left w:val="nil"/>
          <w:bottom w:val="nil"/>
          <w:right w:val="nil"/>
          <w:between w:val="nil"/>
        </w:pBdr>
        <w:spacing w:before="120" w:after="200"/>
        <w:rPr>
          <w:rFonts w:ascii="Arial" w:eastAsia="Arial" w:hAnsi="Arial" w:cs="Arial"/>
          <w:sz w:val="20"/>
          <w:szCs w:val="20"/>
        </w:rPr>
      </w:pPr>
      <w:r w:rsidRPr="00CC2E27">
        <w:rPr>
          <w:rFonts w:ascii="Arial" w:eastAsia="Arial" w:hAnsi="Arial" w:cs="Arial"/>
          <w:b/>
          <w:sz w:val="20"/>
          <w:szCs w:val="20"/>
        </w:rPr>
        <w:t>Figure 6.7.</w:t>
      </w:r>
      <w:r w:rsidR="007260B5" w:rsidRPr="00CC2E27">
        <w:rPr>
          <w:rFonts w:ascii="Arial" w:eastAsia="Arial" w:hAnsi="Arial" w:cs="Arial"/>
          <w:sz w:val="20"/>
          <w:szCs w:val="20"/>
        </w:rPr>
        <w:t xml:space="preserve"> Quality assurance and quality control documentation data entry form.</w:t>
      </w:r>
    </w:p>
    <w:p w14:paraId="39A3ABCE" w14:textId="77777777" w:rsidR="00431EE2" w:rsidRDefault="00431EE2"/>
    <w:p w14:paraId="03A295E4" w14:textId="77777777" w:rsidR="00431EE2" w:rsidRDefault="00431EE2" w:rsidP="00431EE2">
      <w:pPr>
        <w:keepNext/>
        <w:pBdr>
          <w:top w:val="nil"/>
          <w:left w:val="nil"/>
          <w:bottom w:val="nil"/>
          <w:right w:val="nil"/>
          <w:between w:val="nil"/>
        </w:pBdr>
        <w:spacing w:after="200" w:line="276" w:lineRule="auto"/>
        <w:rPr>
          <w:rFonts w:ascii="Arial" w:eastAsia="Arial" w:hAnsi="Arial" w:cs="Arial"/>
          <w:b/>
        </w:rPr>
      </w:pPr>
    </w:p>
    <w:p w14:paraId="5702D234" w14:textId="0F5CF1E5" w:rsidR="00431EE2" w:rsidRDefault="00431EE2" w:rsidP="00431EE2">
      <w:pPr>
        <w:keepNext/>
        <w:pBdr>
          <w:top w:val="nil"/>
          <w:left w:val="nil"/>
          <w:bottom w:val="nil"/>
          <w:right w:val="nil"/>
          <w:between w:val="nil"/>
        </w:pBdr>
        <w:spacing w:after="200" w:line="276" w:lineRule="auto"/>
        <w:rPr>
          <w:rFonts w:ascii="Arial" w:eastAsia="Arial" w:hAnsi="Arial" w:cs="Arial"/>
          <w:b/>
        </w:rPr>
      </w:pPr>
      <w:r>
        <w:rPr>
          <w:rFonts w:ascii="Arial" w:eastAsia="Arial" w:hAnsi="Arial" w:cs="Arial"/>
          <w:b/>
        </w:rPr>
        <w:t>Metadata and Dataset Packaging for Distribution</w:t>
      </w:r>
    </w:p>
    <w:p w14:paraId="56BBEEA3" w14:textId="26548B53" w:rsidR="00DF37A2" w:rsidRDefault="00AC50DB" w:rsidP="00431EE2">
      <w:pPr>
        <w:keepNext/>
        <w:pBdr>
          <w:top w:val="nil"/>
          <w:left w:val="nil"/>
          <w:bottom w:val="nil"/>
          <w:right w:val="nil"/>
          <w:between w:val="nil"/>
        </w:pBdr>
        <w:spacing w:after="200" w:line="276" w:lineRule="auto"/>
      </w:pPr>
      <w:r>
        <w:rPr>
          <w:sz w:val="23"/>
          <w:szCs w:val="23"/>
        </w:rPr>
        <w:t xml:space="preserve">The NPS Inventory and Monitoring Division requires that datasets be exported into machine readable data packages which include complete EML metadata.  Following annual reporting, the complete validated dataset for </w:t>
      </w:r>
      <w:proofErr w:type="spellStart"/>
      <w:r>
        <w:rPr>
          <w:sz w:val="23"/>
          <w:szCs w:val="23"/>
        </w:rPr>
        <w:t>HLN_Landbirds</w:t>
      </w:r>
      <w:proofErr w:type="spellEnd"/>
      <w:r>
        <w:rPr>
          <w:sz w:val="23"/>
          <w:szCs w:val="23"/>
        </w:rPr>
        <w:t xml:space="preserve"> should be exported to </w:t>
      </w:r>
      <w:proofErr w:type="spellStart"/>
      <w:r>
        <w:rPr>
          <w:sz w:val="23"/>
          <w:szCs w:val="23"/>
        </w:rPr>
        <w:t>json</w:t>
      </w:r>
      <w:proofErr w:type="spellEnd"/>
      <w:r>
        <w:rPr>
          <w:sz w:val="23"/>
          <w:szCs w:val="23"/>
        </w:rPr>
        <w:t xml:space="preserve"> format and an updated metadata file that meets EML specifications will be published along the data. </w:t>
      </w:r>
      <w:r w:rsidR="00E678CC">
        <w:rPr>
          <w:sz w:val="23"/>
          <w:szCs w:val="23"/>
        </w:rPr>
        <w:t>Data packages should be attached to standalone references in IRMA (</w:t>
      </w:r>
      <w:hyperlink r:id="rId25" w:history="1">
        <w:r w:rsidR="00E678CC" w:rsidRPr="00E678CC">
          <w:rPr>
            <w:rStyle w:val="Hyperlink"/>
            <w:sz w:val="23"/>
            <w:szCs w:val="23"/>
          </w:rPr>
          <w:t>https://irma.nps.gov/DataStore</w:t>
        </w:r>
      </w:hyperlink>
      <w:r w:rsidR="00E678CC">
        <w:rPr>
          <w:sz w:val="23"/>
          <w:szCs w:val="23"/>
        </w:rPr>
        <w:t xml:space="preserve">). </w:t>
      </w:r>
      <w:r w:rsidR="008014DC">
        <w:rPr>
          <w:sz w:val="23"/>
          <w:szCs w:val="23"/>
        </w:rPr>
        <w:t>Detailed g</w:t>
      </w:r>
      <w:r>
        <w:rPr>
          <w:sz w:val="23"/>
          <w:szCs w:val="23"/>
        </w:rPr>
        <w:t>uidance for developing the publishable dataset can be found in the following links</w:t>
      </w:r>
      <w:r w:rsidR="00DF37A2" w:rsidRPr="00DF37A2">
        <w:t xml:space="preserve"> </w:t>
      </w:r>
    </w:p>
    <w:p w14:paraId="7BB89C27" w14:textId="00A0A587" w:rsidR="00431EE2" w:rsidRDefault="00217FEB" w:rsidP="00431EE2">
      <w:pPr>
        <w:keepNext/>
        <w:pBdr>
          <w:top w:val="nil"/>
          <w:left w:val="nil"/>
          <w:bottom w:val="nil"/>
          <w:right w:val="nil"/>
          <w:between w:val="nil"/>
        </w:pBdr>
        <w:spacing w:after="200" w:line="276" w:lineRule="auto"/>
        <w:rPr>
          <w:sz w:val="23"/>
          <w:szCs w:val="23"/>
        </w:rPr>
      </w:pPr>
      <w:hyperlink r:id="rId26" w:history="1">
        <w:r w:rsidR="00DF37A2" w:rsidRPr="00DF37A2">
          <w:rPr>
            <w:rStyle w:val="Hyperlink"/>
            <w:sz w:val="23"/>
            <w:szCs w:val="23"/>
          </w:rPr>
          <w:t>https://irma.nps.gov/DataStore/Reference/Profile/2260267</w:t>
        </w:r>
      </w:hyperlink>
    </w:p>
    <w:p w14:paraId="6BFC992B" w14:textId="59C0521E" w:rsidR="00DF37A2" w:rsidRDefault="00DF37A2" w:rsidP="00DF37A2">
      <w:pPr>
        <w:spacing w:line="276" w:lineRule="auto"/>
        <w:ind w:left="360"/>
        <w:rPr>
          <w:sz w:val="23"/>
          <w:szCs w:val="23"/>
        </w:rPr>
      </w:pPr>
      <w:r w:rsidRPr="00DF37A2">
        <w:rPr>
          <w:sz w:val="23"/>
          <w:szCs w:val="23"/>
        </w:rPr>
        <w:t>Th</w:t>
      </w:r>
      <w:r>
        <w:rPr>
          <w:sz w:val="23"/>
          <w:szCs w:val="23"/>
        </w:rPr>
        <w:t>e above</w:t>
      </w:r>
      <w:r w:rsidRPr="00DF37A2">
        <w:rPr>
          <w:sz w:val="23"/>
          <w:szCs w:val="23"/>
        </w:rPr>
        <w:t xml:space="preserve"> </w:t>
      </w:r>
      <w:r>
        <w:rPr>
          <w:sz w:val="23"/>
          <w:szCs w:val="23"/>
        </w:rPr>
        <w:t xml:space="preserve">link is a </w:t>
      </w:r>
      <w:r w:rsidRPr="00DF37A2">
        <w:rPr>
          <w:sz w:val="23"/>
          <w:szCs w:val="23"/>
        </w:rPr>
        <w:t xml:space="preserve">guidance brief from the LTDM Tabular Data Submission Workgroup provides a conceptual overview of the components of I&amp;M data packages and describes how these components should be integrated. It also provides requirements for publishing "data tracks", sequential dataset publications that avoid data ambiguities. </w:t>
      </w:r>
    </w:p>
    <w:p w14:paraId="33C15D1F" w14:textId="1C1E4CE6" w:rsidR="00DF37A2" w:rsidRDefault="00DF37A2" w:rsidP="00DF37A2">
      <w:pPr>
        <w:spacing w:line="276" w:lineRule="auto"/>
        <w:ind w:left="360"/>
        <w:rPr>
          <w:sz w:val="23"/>
          <w:szCs w:val="23"/>
        </w:rPr>
      </w:pPr>
    </w:p>
    <w:p w14:paraId="414E7E32" w14:textId="66E44A01" w:rsidR="00DF37A2" w:rsidRPr="00DF37A2" w:rsidRDefault="00217FEB" w:rsidP="00DF37A2">
      <w:pPr>
        <w:spacing w:line="276" w:lineRule="auto"/>
        <w:rPr>
          <w:sz w:val="23"/>
          <w:szCs w:val="23"/>
        </w:rPr>
      </w:pPr>
      <w:hyperlink r:id="rId27" w:history="1">
        <w:r w:rsidR="00DF37A2" w:rsidRPr="00DF37A2">
          <w:rPr>
            <w:rStyle w:val="Hyperlink"/>
            <w:sz w:val="23"/>
            <w:szCs w:val="23"/>
          </w:rPr>
          <w:t>https://github.com/nationalparkservice/IMD_DRR_Template/blob/master/vignettes/CreatingDataPackages.html</w:t>
        </w:r>
      </w:hyperlink>
    </w:p>
    <w:p w14:paraId="5EF7F396" w14:textId="6948988F" w:rsidR="00DF37A2" w:rsidRDefault="00DF37A2" w:rsidP="00DF37A2">
      <w:pPr>
        <w:spacing w:line="276" w:lineRule="auto"/>
      </w:pPr>
    </w:p>
    <w:p w14:paraId="21118257" w14:textId="06EB608F" w:rsidR="00DF37A2" w:rsidRDefault="00DF37A2" w:rsidP="00DF37A2">
      <w:pPr>
        <w:spacing w:line="276" w:lineRule="auto"/>
        <w:ind w:left="360"/>
        <w:rPr>
          <w:sz w:val="23"/>
          <w:szCs w:val="23"/>
        </w:rPr>
      </w:pPr>
      <w:r>
        <w:rPr>
          <w:sz w:val="23"/>
          <w:szCs w:val="23"/>
        </w:rPr>
        <w:t>The above link includes</w:t>
      </w:r>
      <w:r w:rsidRPr="00DF37A2">
        <w:rPr>
          <w:sz w:val="23"/>
          <w:szCs w:val="23"/>
        </w:rPr>
        <w:t xml:space="preserve"> step-by-step instructions for creating I&amp;M data packages (dated 4/23/2020). The document is part of the NPS IMD Data Release Reports GitHub Repository.</w:t>
      </w:r>
    </w:p>
    <w:p w14:paraId="4A5C8CE0" w14:textId="5B953E12" w:rsidR="00DF37A2" w:rsidRDefault="00DF37A2" w:rsidP="00DF37A2">
      <w:pPr>
        <w:spacing w:line="276" w:lineRule="auto"/>
        <w:ind w:left="360"/>
        <w:rPr>
          <w:sz w:val="23"/>
          <w:szCs w:val="23"/>
        </w:rPr>
      </w:pPr>
    </w:p>
    <w:p w14:paraId="187AD9D4" w14:textId="77777777" w:rsidR="00DF37A2" w:rsidRDefault="00217FEB" w:rsidP="00DF37A2">
      <w:pPr>
        <w:spacing w:line="276" w:lineRule="auto"/>
        <w:rPr>
          <w:sz w:val="23"/>
          <w:szCs w:val="23"/>
        </w:rPr>
      </w:pPr>
      <w:hyperlink r:id="rId28" w:history="1">
        <w:r w:rsidR="00DF37A2" w:rsidRPr="00DF37A2">
          <w:rPr>
            <w:rStyle w:val="Hyperlink"/>
            <w:sz w:val="23"/>
            <w:szCs w:val="23"/>
          </w:rPr>
          <w:t>https://eml.ecoinformatics.org/</w:t>
        </w:r>
        <w:r w:rsidR="00DF37A2" w:rsidRPr="00DF37A2">
          <w:rPr>
            <w:rStyle w:val="Hyperlink"/>
            <w:sz w:val="23"/>
            <w:szCs w:val="23"/>
          </w:rPr>
          <w:tab/>
        </w:r>
      </w:hyperlink>
    </w:p>
    <w:p w14:paraId="696122AC" w14:textId="77777777" w:rsidR="00DF37A2" w:rsidRDefault="00DF37A2" w:rsidP="00DF37A2">
      <w:pPr>
        <w:spacing w:line="276" w:lineRule="auto"/>
        <w:rPr>
          <w:sz w:val="23"/>
          <w:szCs w:val="23"/>
        </w:rPr>
      </w:pPr>
    </w:p>
    <w:p w14:paraId="049B34E1" w14:textId="493068C3" w:rsidR="00B54C9C" w:rsidRPr="00DF37A2" w:rsidRDefault="00DF37A2" w:rsidP="00DF37A2">
      <w:pPr>
        <w:spacing w:line="276" w:lineRule="auto"/>
        <w:ind w:left="360"/>
        <w:rPr>
          <w:sz w:val="23"/>
          <w:szCs w:val="23"/>
        </w:rPr>
      </w:pPr>
      <w:r w:rsidRPr="00DF37A2">
        <w:rPr>
          <w:sz w:val="23"/>
          <w:szCs w:val="23"/>
        </w:rPr>
        <w:t>The above link is a specification for Ecological Metadata Language</w:t>
      </w:r>
      <w:r>
        <w:rPr>
          <w:sz w:val="23"/>
          <w:szCs w:val="23"/>
        </w:rPr>
        <w:t>.</w:t>
      </w:r>
      <w:r w:rsidRPr="00DF37A2">
        <w:rPr>
          <w:sz w:val="23"/>
          <w:szCs w:val="23"/>
        </w:rPr>
        <w:t xml:space="preserve"> </w:t>
      </w:r>
      <w:r w:rsidR="00B54C9C" w:rsidRPr="00DF37A2">
        <w:rPr>
          <w:sz w:val="23"/>
          <w:szCs w:val="23"/>
        </w:rPr>
        <w:br w:type="page"/>
      </w:r>
    </w:p>
    <w:p w14:paraId="51483E21" w14:textId="77777777" w:rsidR="00FB19C6" w:rsidRPr="00CC2E27" w:rsidRDefault="007260B5">
      <w:pPr>
        <w:pBdr>
          <w:top w:val="nil"/>
          <w:left w:val="nil"/>
          <w:bottom w:val="nil"/>
          <w:right w:val="nil"/>
          <w:between w:val="nil"/>
        </w:pBdr>
        <w:spacing w:after="200"/>
        <w:ind w:left="360" w:hanging="360"/>
        <w:rPr>
          <w:rFonts w:ascii="Arial" w:hAnsi="Arial" w:cs="Arial"/>
        </w:rPr>
      </w:pPr>
      <w:r w:rsidRPr="00CC2E27">
        <w:rPr>
          <w:rFonts w:ascii="Arial" w:eastAsia="Arial" w:hAnsi="Arial" w:cs="Arial"/>
          <w:b/>
        </w:rPr>
        <w:lastRenderedPageBreak/>
        <w:t>References</w:t>
      </w:r>
    </w:p>
    <w:p w14:paraId="5B846023" w14:textId="77777777" w:rsidR="00FB19C6" w:rsidRPr="00CC2E27" w:rsidRDefault="007260B5">
      <w:pPr>
        <w:pBdr>
          <w:top w:val="nil"/>
          <w:left w:val="nil"/>
          <w:bottom w:val="nil"/>
          <w:right w:val="nil"/>
          <w:between w:val="nil"/>
        </w:pBdr>
        <w:spacing w:after="200" w:line="276" w:lineRule="auto"/>
        <w:ind w:left="360" w:hanging="360"/>
        <w:rPr>
          <w:sz w:val="23"/>
          <w:szCs w:val="23"/>
        </w:rPr>
      </w:pPr>
      <w:proofErr w:type="spellStart"/>
      <w:r w:rsidRPr="00CC2E27">
        <w:rPr>
          <w:sz w:val="23"/>
          <w:szCs w:val="23"/>
        </w:rPr>
        <w:t>Frakes</w:t>
      </w:r>
      <w:proofErr w:type="spellEnd"/>
      <w:r w:rsidRPr="00CC2E27">
        <w:rPr>
          <w:sz w:val="23"/>
          <w:szCs w:val="23"/>
        </w:rPr>
        <w:t>, B., S. Kingston, and M. Beer. 2015. Inventory and Monitoring Division database standards: September 11, 2015. Natural Resource Report NPS/NRSS/NRR—2015/1035. National Park Service, Fort Collins, Colorado.</w:t>
      </w:r>
    </w:p>
    <w:p w14:paraId="00690AFE" w14:textId="77777777" w:rsidR="00FB19C6" w:rsidRPr="00CC2E27" w:rsidRDefault="007260B5">
      <w:pPr>
        <w:pBdr>
          <w:top w:val="nil"/>
          <w:left w:val="nil"/>
          <w:bottom w:val="nil"/>
          <w:right w:val="nil"/>
          <w:between w:val="nil"/>
        </w:pBdr>
        <w:spacing w:after="200" w:line="276" w:lineRule="auto"/>
        <w:ind w:left="360" w:hanging="360"/>
        <w:rPr>
          <w:sz w:val="23"/>
          <w:szCs w:val="23"/>
        </w:rPr>
      </w:pPr>
      <w:proofErr w:type="spellStart"/>
      <w:r w:rsidRPr="00CC2E27">
        <w:rPr>
          <w:sz w:val="23"/>
          <w:szCs w:val="23"/>
        </w:rPr>
        <w:t>Frakes</w:t>
      </w:r>
      <w:proofErr w:type="spellEnd"/>
      <w:r w:rsidRPr="00CC2E27">
        <w:rPr>
          <w:sz w:val="23"/>
          <w:szCs w:val="23"/>
        </w:rPr>
        <w:t xml:space="preserve"> B and </w:t>
      </w:r>
      <w:r w:rsidR="000F4AE9">
        <w:rPr>
          <w:sz w:val="23"/>
          <w:szCs w:val="23"/>
        </w:rPr>
        <w:t xml:space="preserve">S. </w:t>
      </w:r>
      <w:r w:rsidRPr="00CC2E27">
        <w:rPr>
          <w:sz w:val="23"/>
          <w:szCs w:val="23"/>
        </w:rPr>
        <w:t xml:space="preserve">Kingston. 2017. Minimum Implementation Standards for Network Projects v.3.0. National Park Service. Last accessed 5/23/2018: </w:t>
      </w:r>
      <w:hyperlink r:id="rId29">
        <w:r w:rsidRPr="00CC2E27">
          <w:rPr>
            <w:sz w:val="23"/>
            <w:szCs w:val="23"/>
            <w:u w:val="single"/>
          </w:rPr>
          <w:t>https://irma.nps.gov/DataStore/DownloadFile/588637</w:t>
        </w:r>
      </w:hyperlink>
    </w:p>
    <w:p w14:paraId="58D75171" w14:textId="77777777" w:rsidR="00544059" w:rsidRPr="00CC2E27" w:rsidRDefault="007260B5" w:rsidP="00DD3577">
      <w:pPr>
        <w:pBdr>
          <w:top w:val="nil"/>
          <w:left w:val="nil"/>
          <w:bottom w:val="nil"/>
          <w:right w:val="nil"/>
          <w:between w:val="nil"/>
        </w:pBdr>
        <w:spacing w:after="200" w:line="276" w:lineRule="auto"/>
        <w:ind w:left="360" w:hanging="360"/>
        <w:rPr>
          <w:sz w:val="23"/>
          <w:szCs w:val="23"/>
          <w:u w:val="single"/>
        </w:rPr>
      </w:pPr>
      <w:r w:rsidRPr="00CC2E27">
        <w:rPr>
          <w:sz w:val="23"/>
          <w:szCs w:val="23"/>
        </w:rPr>
        <w:t xml:space="preserve">Gallo, K. 2018. Data Analysis and Reporting Requirements memorandum dated 4/23/2018. Last accessed 5/23/2018: </w:t>
      </w:r>
      <w:hyperlink r:id="rId30">
        <w:r w:rsidRPr="00CC2E27">
          <w:rPr>
            <w:sz w:val="23"/>
            <w:szCs w:val="23"/>
            <w:u w:val="single"/>
          </w:rPr>
          <w:t>https://irma.nps.gov/DataStore/DownloadFile/600325</w:t>
        </w:r>
      </w:hyperlink>
    </w:p>
    <w:p w14:paraId="575C4B78" w14:textId="77777777" w:rsidR="000346D7" w:rsidRPr="00CC2E27" w:rsidRDefault="006B5476" w:rsidP="006B5476">
      <w:pPr>
        <w:pBdr>
          <w:top w:val="nil"/>
          <w:left w:val="nil"/>
          <w:bottom w:val="nil"/>
          <w:right w:val="nil"/>
          <w:between w:val="nil"/>
        </w:pBdr>
        <w:spacing w:after="200" w:line="276" w:lineRule="auto"/>
        <w:ind w:left="360" w:hanging="360"/>
        <w:rPr>
          <w:sz w:val="23"/>
          <w:szCs w:val="23"/>
        </w:rPr>
      </w:pPr>
      <w:r>
        <w:rPr>
          <w:sz w:val="23"/>
          <w:szCs w:val="23"/>
        </w:rPr>
        <w:t xml:space="preserve">Heartland Inventory and Monitoring Network. </w:t>
      </w:r>
      <w:r w:rsidRPr="006B5476">
        <w:rPr>
          <w:i/>
          <w:sz w:val="23"/>
          <w:szCs w:val="23"/>
        </w:rPr>
        <w:t>In draft</w:t>
      </w:r>
      <w:r>
        <w:rPr>
          <w:sz w:val="23"/>
          <w:szCs w:val="23"/>
        </w:rPr>
        <w:t>. Quality assurance plan for monitoring breeding birds in the Heartland Inventory and Monitoring Network. Natural Resource Report NPS/HTLN/NRR—</w:t>
      </w:r>
      <w:proofErr w:type="spellStart"/>
      <w:r w:rsidR="00CB22B5">
        <w:rPr>
          <w:sz w:val="23"/>
          <w:szCs w:val="23"/>
        </w:rPr>
        <w:t>xxxx</w:t>
      </w:r>
      <w:proofErr w:type="spellEnd"/>
      <w:r>
        <w:rPr>
          <w:sz w:val="23"/>
          <w:szCs w:val="23"/>
        </w:rPr>
        <w:t>/</w:t>
      </w:r>
      <w:proofErr w:type="spellStart"/>
      <w:r w:rsidR="00CB22B5">
        <w:rPr>
          <w:sz w:val="23"/>
          <w:szCs w:val="23"/>
        </w:rPr>
        <w:t>xxxx</w:t>
      </w:r>
      <w:proofErr w:type="spellEnd"/>
      <w:r>
        <w:rPr>
          <w:sz w:val="23"/>
          <w:szCs w:val="23"/>
        </w:rPr>
        <w:t>. National Park Service, Fort Collins, Colorado.</w:t>
      </w:r>
    </w:p>
    <w:p w14:paraId="0AC826A5" w14:textId="77777777" w:rsidR="00FB19C6" w:rsidRPr="00CC2E27" w:rsidRDefault="007260B5">
      <w:pPr>
        <w:spacing w:after="200" w:line="276" w:lineRule="auto"/>
        <w:ind w:left="360" w:hanging="360"/>
        <w:rPr>
          <w:sz w:val="23"/>
          <w:szCs w:val="23"/>
        </w:rPr>
      </w:pPr>
      <w:r w:rsidRPr="00CC2E27">
        <w:rPr>
          <w:sz w:val="23"/>
          <w:szCs w:val="23"/>
        </w:rPr>
        <w:t>Mitchell, B., A. Chung-</w:t>
      </w:r>
      <w:proofErr w:type="spellStart"/>
      <w:r w:rsidRPr="00CC2E27">
        <w:rPr>
          <w:sz w:val="23"/>
          <w:szCs w:val="23"/>
        </w:rPr>
        <w:t>MacCoubrey</w:t>
      </w:r>
      <w:proofErr w:type="spellEnd"/>
      <w:r w:rsidRPr="00CC2E27">
        <w:rPr>
          <w:sz w:val="23"/>
          <w:szCs w:val="23"/>
        </w:rPr>
        <w:t xml:space="preserve">, J. Comiskey, L. Garrett, M. </w:t>
      </w:r>
      <w:proofErr w:type="spellStart"/>
      <w:r w:rsidRPr="00CC2E27">
        <w:rPr>
          <w:sz w:val="23"/>
          <w:szCs w:val="23"/>
        </w:rPr>
        <w:t>MacCluskie</w:t>
      </w:r>
      <w:proofErr w:type="spellEnd"/>
      <w:r w:rsidRPr="00CC2E27">
        <w:rPr>
          <w:sz w:val="23"/>
          <w:szCs w:val="23"/>
        </w:rPr>
        <w:t xml:space="preserve">, B. Moore, T. Philippi, G. Sanders, and J.P. </w:t>
      </w:r>
      <w:proofErr w:type="spellStart"/>
      <w:r w:rsidRPr="00CC2E27">
        <w:rPr>
          <w:sz w:val="23"/>
          <w:szCs w:val="23"/>
        </w:rPr>
        <w:t>Schmit</w:t>
      </w:r>
      <w:proofErr w:type="spellEnd"/>
      <w:r w:rsidRPr="00CC2E27">
        <w:rPr>
          <w:sz w:val="23"/>
          <w:szCs w:val="23"/>
        </w:rPr>
        <w:t>. 2018. Inventory and Monitoring Division protocol review guidance. Natural Resource Report NPS/NRSS/IMD/NRR—2018/1644. National Park Service, Fort Collins, Colorado.</w:t>
      </w:r>
    </w:p>
    <w:p w14:paraId="3B7F3892" w14:textId="77777777" w:rsidR="00FB19C6" w:rsidRPr="00CC2E27" w:rsidRDefault="007260B5">
      <w:pPr>
        <w:pBdr>
          <w:top w:val="nil"/>
          <w:left w:val="nil"/>
          <w:bottom w:val="nil"/>
          <w:right w:val="nil"/>
          <w:between w:val="nil"/>
        </w:pBdr>
        <w:spacing w:after="200" w:line="276" w:lineRule="auto"/>
        <w:ind w:left="360" w:hanging="360"/>
        <w:rPr>
          <w:sz w:val="23"/>
          <w:szCs w:val="23"/>
        </w:rPr>
      </w:pPr>
      <w:r w:rsidRPr="00CC2E27">
        <w:rPr>
          <w:sz w:val="23"/>
          <w:szCs w:val="23"/>
        </w:rPr>
        <w:t>N</w:t>
      </w:r>
      <w:r w:rsidR="00547A08">
        <w:rPr>
          <w:sz w:val="23"/>
          <w:szCs w:val="23"/>
        </w:rPr>
        <w:t xml:space="preserve">ational </w:t>
      </w:r>
      <w:r w:rsidRPr="00CC2E27">
        <w:rPr>
          <w:sz w:val="23"/>
          <w:szCs w:val="23"/>
        </w:rPr>
        <w:t>P</w:t>
      </w:r>
      <w:r w:rsidR="005E5083">
        <w:rPr>
          <w:sz w:val="23"/>
          <w:szCs w:val="23"/>
        </w:rPr>
        <w:t xml:space="preserve">ark </w:t>
      </w:r>
      <w:r w:rsidRPr="00CC2E27">
        <w:rPr>
          <w:sz w:val="23"/>
          <w:szCs w:val="23"/>
        </w:rPr>
        <w:t>S</w:t>
      </w:r>
      <w:r w:rsidR="005E5083">
        <w:rPr>
          <w:sz w:val="23"/>
          <w:szCs w:val="23"/>
        </w:rPr>
        <w:t>ervice</w:t>
      </w:r>
      <w:r w:rsidRPr="00CC2E27">
        <w:rPr>
          <w:sz w:val="23"/>
          <w:szCs w:val="23"/>
        </w:rPr>
        <w:t xml:space="preserve">. 2016. Certification Guidelines for Inventory and Monitoring Data Products. NPS, IMD. Fort Collins, CO. IRMA reference number – 2227397. </w:t>
      </w:r>
      <w:hyperlink r:id="rId31">
        <w:r w:rsidRPr="00CC2E27">
          <w:rPr>
            <w:sz w:val="23"/>
            <w:szCs w:val="23"/>
            <w:u w:val="single"/>
          </w:rPr>
          <w:t>https://irma.nps.gov/DataStore/Reference/Profile/2227397</w:t>
        </w:r>
      </w:hyperlink>
      <w:r w:rsidRPr="00CC2E27">
        <w:rPr>
          <w:sz w:val="23"/>
          <w:szCs w:val="23"/>
        </w:rPr>
        <w:t xml:space="preserve"> </w:t>
      </w:r>
    </w:p>
    <w:p w14:paraId="1AAA0E76" w14:textId="77777777" w:rsidR="00FB19C6" w:rsidRPr="00CC2E27" w:rsidRDefault="007260B5">
      <w:pPr>
        <w:spacing w:after="200" w:line="276" w:lineRule="auto"/>
        <w:ind w:left="360" w:hanging="360"/>
        <w:rPr>
          <w:sz w:val="23"/>
          <w:szCs w:val="23"/>
        </w:rPr>
      </w:pPr>
      <w:r w:rsidRPr="00CC2E27">
        <w:rPr>
          <w:sz w:val="23"/>
          <w:szCs w:val="23"/>
        </w:rPr>
        <w:t xml:space="preserve">Rowell, G.A., M.H. Williams, and M.D. DeBacker. </w:t>
      </w:r>
      <w:r w:rsidR="00D458C7">
        <w:rPr>
          <w:sz w:val="23"/>
          <w:szCs w:val="23"/>
        </w:rPr>
        <w:t>U</w:t>
      </w:r>
      <w:r w:rsidRPr="00CC2E27">
        <w:rPr>
          <w:sz w:val="23"/>
          <w:szCs w:val="23"/>
        </w:rPr>
        <w:t xml:space="preserve">npublished. Data management plan: Heartland I&amp;M Network and Prairie Cluster Prototype Monitoring Program. </w:t>
      </w:r>
    </w:p>
    <w:p w14:paraId="08F97B0B" w14:textId="77777777" w:rsidR="005928C9" w:rsidRPr="00E84D90" w:rsidRDefault="005928C9">
      <w:r w:rsidRPr="00E84D90">
        <w:br w:type="page"/>
      </w:r>
    </w:p>
    <w:p w14:paraId="65F214FC" w14:textId="77777777" w:rsidR="005928C9" w:rsidRPr="005A1B74" w:rsidRDefault="005928C9" w:rsidP="005928C9">
      <w:pPr>
        <w:pBdr>
          <w:top w:val="nil"/>
          <w:left w:val="nil"/>
          <w:bottom w:val="nil"/>
          <w:right w:val="nil"/>
          <w:between w:val="nil"/>
        </w:pBdr>
        <w:spacing w:after="200" w:line="276" w:lineRule="auto"/>
        <w:rPr>
          <w:rFonts w:ascii="Arial" w:hAnsi="Arial" w:cs="Arial"/>
        </w:rPr>
      </w:pPr>
      <w:r w:rsidRPr="005A1B74">
        <w:rPr>
          <w:rFonts w:ascii="Arial" w:hAnsi="Arial" w:cs="Arial"/>
          <w:b/>
        </w:rPr>
        <w:lastRenderedPageBreak/>
        <w:t>Appendix 6.1.</w:t>
      </w:r>
      <w:r w:rsidRPr="005A1B74">
        <w:rPr>
          <w:rFonts w:ascii="Arial" w:hAnsi="Arial" w:cs="Arial"/>
        </w:rPr>
        <w:t xml:space="preserve"> Notes on Microsoft SQL Server</w:t>
      </w:r>
      <w:r w:rsidR="00C82A47" w:rsidRPr="005A1B74">
        <w:rPr>
          <w:rFonts w:ascii="Arial" w:hAnsi="Arial" w:cs="Arial"/>
        </w:rPr>
        <w:t xml:space="preserve"> Express</w:t>
      </w:r>
      <w:r w:rsidRPr="005A1B74">
        <w:rPr>
          <w:rFonts w:ascii="Arial" w:hAnsi="Arial" w:cs="Arial"/>
        </w:rPr>
        <w:t xml:space="preserve"> installation</w:t>
      </w:r>
    </w:p>
    <w:p w14:paraId="131BE609" w14:textId="24207DF6" w:rsidR="00F76B5B" w:rsidRPr="005A1B74" w:rsidRDefault="009232F1" w:rsidP="009232F1">
      <w:pPr>
        <w:pBdr>
          <w:top w:val="nil"/>
          <w:left w:val="nil"/>
          <w:bottom w:val="nil"/>
          <w:right w:val="nil"/>
          <w:between w:val="nil"/>
        </w:pBdr>
        <w:spacing w:after="200" w:line="276" w:lineRule="auto"/>
        <w:rPr>
          <w:sz w:val="23"/>
          <w:szCs w:val="23"/>
        </w:rPr>
      </w:pPr>
      <w:r w:rsidRPr="005A1B74">
        <w:rPr>
          <w:sz w:val="23"/>
          <w:szCs w:val="23"/>
        </w:rPr>
        <w:t>A local copy of SQL Server Express</w:t>
      </w:r>
      <w:r w:rsidR="00CB7975" w:rsidRPr="005A1B74">
        <w:rPr>
          <w:sz w:val="23"/>
          <w:szCs w:val="23"/>
        </w:rPr>
        <w:t xml:space="preserve"> Version 1</w:t>
      </w:r>
      <w:ins w:id="105" w:author="Rowell, Gareth A. [2]" w:date="2022-08-26T15:21:00Z">
        <w:r w:rsidR="00DC0ECF">
          <w:rPr>
            <w:sz w:val="23"/>
            <w:szCs w:val="23"/>
          </w:rPr>
          <w:t>9</w:t>
        </w:r>
      </w:ins>
      <w:del w:id="106" w:author="Rowell, Gareth A. [2]" w:date="2022-08-26T15:21:00Z">
        <w:r w:rsidR="00CB7975" w:rsidRPr="005A1B74" w:rsidDel="00DC0ECF">
          <w:rPr>
            <w:sz w:val="23"/>
            <w:szCs w:val="23"/>
          </w:rPr>
          <w:delText>2</w:delText>
        </w:r>
      </w:del>
      <w:r w:rsidR="00CB7975" w:rsidRPr="005A1B74">
        <w:rPr>
          <w:sz w:val="23"/>
          <w:szCs w:val="23"/>
        </w:rPr>
        <w:t xml:space="preserve"> or more recent</w:t>
      </w:r>
      <w:r w:rsidRPr="005A1B74">
        <w:rPr>
          <w:sz w:val="23"/>
          <w:szCs w:val="23"/>
        </w:rPr>
        <w:t xml:space="preserve"> is required </w:t>
      </w:r>
      <w:proofErr w:type="gramStart"/>
      <w:r w:rsidRPr="005A1B74">
        <w:rPr>
          <w:sz w:val="23"/>
          <w:szCs w:val="23"/>
        </w:rPr>
        <w:t>in order to</w:t>
      </w:r>
      <w:proofErr w:type="gramEnd"/>
      <w:r w:rsidRPr="005A1B74">
        <w:rPr>
          <w:sz w:val="23"/>
          <w:szCs w:val="23"/>
        </w:rPr>
        <w:t xml:space="preserve"> connect with the remote IRMA SQL Server instance.  The </w:t>
      </w:r>
      <w:r w:rsidR="005F704F" w:rsidRPr="00F05A5F">
        <w:rPr>
          <w:sz w:val="23"/>
          <w:szCs w:val="23"/>
        </w:rPr>
        <w:t xml:space="preserve">Heartland Inventory and Monitoring </w:t>
      </w:r>
      <w:r w:rsidR="005F704F">
        <w:rPr>
          <w:sz w:val="23"/>
          <w:szCs w:val="23"/>
        </w:rPr>
        <w:t>Network</w:t>
      </w:r>
      <w:r w:rsidRPr="005A1B74">
        <w:rPr>
          <w:sz w:val="23"/>
          <w:szCs w:val="23"/>
        </w:rPr>
        <w:t xml:space="preserve"> </w:t>
      </w:r>
      <w:proofErr w:type="spellStart"/>
      <w:r w:rsidRPr="005A1B74">
        <w:rPr>
          <w:sz w:val="23"/>
          <w:szCs w:val="23"/>
        </w:rPr>
        <w:t>Landbird</w:t>
      </w:r>
      <w:proofErr w:type="spellEnd"/>
      <w:r w:rsidRPr="005A1B74">
        <w:rPr>
          <w:sz w:val="23"/>
          <w:szCs w:val="23"/>
        </w:rPr>
        <w:t xml:space="preserve"> Database backend is located on the IRMA SQL Server instance.</w:t>
      </w:r>
      <w:r w:rsidR="00CB7975" w:rsidRPr="005A1B74">
        <w:rPr>
          <w:sz w:val="23"/>
          <w:szCs w:val="23"/>
        </w:rPr>
        <w:t xml:space="preserve"> </w:t>
      </w:r>
      <w:r w:rsidR="00F76B5B" w:rsidRPr="005A1B74">
        <w:rPr>
          <w:sz w:val="23"/>
          <w:szCs w:val="23"/>
        </w:rPr>
        <w:t xml:space="preserve">SQL Server Express </w:t>
      </w:r>
      <w:r w:rsidR="00C82A47" w:rsidRPr="005A1B74">
        <w:rPr>
          <w:sz w:val="23"/>
          <w:szCs w:val="23"/>
        </w:rPr>
        <w:t xml:space="preserve">software </w:t>
      </w:r>
      <w:r w:rsidR="00F76B5B" w:rsidRPr="005A1B74">
        <w:rPr>
          <w:sz w:val="23"/>
          <w:szCs w:val="23"/>
        </w:rPr>
        <w:t>is</w:t>
      </w:r>
      <w:r w:rsidR="00C82A47" w:rsidRPr="005A1B74">
        <w:rPr>
          <w:sz w:val="23"/>
          <w:szCs w:val="23"/>
        </w:rPr>
        <w:t xml:space="preserve"> free</w:t>
      </w:r>
      <w:r w:rsidR="00F76B5B" w:rsidRPr="005A1B74">
        <w:rPr>
          <w:sz w:val="23"/>
          <w:szCs w:val="23"/>
        </w:rPr>
        <w:t>. Authentication is based on</w:t>
      </w:r>
      <w:r w:rsidR="00181FCD">
        <w:rPr>
          <w:sz w:val="23"/>
          <w:szCs w:val="23"/>
        </w:rPr>
        <w:t xml:space="preserve"> the</w:t>
      </w:r>
      <w:r w:rsidR="00F76B5B" w:rsidRPr="005A1B74">
        <w:rPr>
          <w:sz w:val="23"/>
          <w:szCs w:val="23"/>
        </w:rPr>
        <w:t xml:space="preserve"> Windows user</w:t>
      </w:r>
      <w:r w:rsidR="00193CF8" w:rsidRPr="005A1B74">
        <w:rPr>
          <w:sz w:val="23"/>
          <w:szCs w:val="23"/>
        </w:rPr>
        <w:t>,</w:t>
      </w:r>
      <w:r w:rsidR="00F76B5B" w:rsidRPr="005A1B74">
        <w:rPr>
          <w:sz w:val="23"/>
          <w:szCs w:val="23"/>
        </w:rPr>
        <w:t xml:space="preserve"> so no login information is required. Go to the official Microsoft site to download SQL Server Express. There are instructions for installing the software on the Microsoft site, be sure to read them.  There are also many tutorials at other sites. Do the install slowly and carefully. </w:t>
      </w:r>
      <w:r w:rsidR="00181FCD">
        <w:rPr>
          <w:i/>
          <w:sz w:val="23"/>
          <w:szCs w:val="23"/>
        </w:rPr>
        <w:t>Be sure appropriate</w:t>
      </w:r>
      <w:r w:rsidR="00F76B5B" w:rsidRPr="005A1B74">
        <w:rPr>
          <w:i/>
          <w:sz w:val="23"/>
          <w:szCs w:val="23"/>
        </w:rPr>
        <w:t xml:space="preserve"> admin</w:t>
      </w:r>
      <w:r w:rsidR="00181FCD">
        <w:rPr>
          <w:i/>
          <w:sz w:val="23"/>
          <w:szCs w:val="23"/>
        </w:rPr>
        <w:t>istrative permissions are in place before beginning</w:t>
      </w:r>
      <w:r w:rsidR="00F76B5B" w:rsidRPr="005A1B74">
        <w:rPr>
          <w:sz w:val="23"/>
          <w:szCs w:val="23"/>
        </w:rPr>
        <w:t>. Plan to spend an hour or s</w:t>
      </w:r>
      <w:r w:rsidR="00181FCD">
        <w:rPr>
          <w:sz w:val="23"/>
          <w:szCs w:val="23"/>
        </w:rPr>
        <w:t xml:space="preserve">o on the install if this is the first time. There will normally be </w:t>
      </w:r>
      <w:r w:rsidR="00F76B5B" w:rsidRPr="005A1B74">
        <w:rPr>
          <w:sz w:val="23"/>
          <w:szCs w:val="23"/>
        </w:rPr>
        <w:t xml:space="preserve">plenty of disk space and memory, and the prerequisite .net framework software will already be installed. </w:t>
      </w:r>
      <w:r w:rsidR="00181FCD">
        <w:rPr>
          <w:rFonts w:eastAsia="Arial"/>
          <w:sz w:val="23"/>
          <w:szCs w:val="23"/>
        </w:rPr>
        <w:t>Users</w:t>
      </w:r>
      <w:r w:rsidR="00F76B5B" w:rsidRPr="005A1B74">
        <w:rPr>
          <w:rFonts w:eastAsia="Arial"/>
          <w:sz w:val="23"/>
          <w:szCs w:val="23"/>
        </w:rPr>
        <w:t xml:space="preserve"> will need the version “Express Advanced” which means it has more than just the database engine. Advanced</w:t>
      </w:r>
      <w:r w:rsidR="00181FCD">
        <w:rPr>
          <w:rFonts w:eastAsia="Arial"/>
          <w:sz w:val="23"/>
          <w:szCs w:val="23"/>
        </w:rPr>
        <w:t xml:space="preserve"> is required</w:t>
      </w:r>
      <w:r w:rsidR="00F76B5B" w:rsidRPr="005A1B74">
        <w:rPr>
          <w:rFonts w:eastAsia="Arial"/>
          <w:sz w:val="23"/>
          <w:szCs w:val="23"/>
        </w:rPr>
        <w:t xml:space="preserve"> to get the SQL Server Management Studio (SSMS):</w:t>
      </w:r>
    </w:p>
    <w:p w14:paraId="30549C9F" w14:textId="77777777" w:rsidR="00F76B5B" w:rsidRPr="005A1B74" w:rsidRDefault="00217FEB" w:rsidP="00F76B5B">
      <w:pPr>
        <w:spacing w:after="200"/>
        <w:rPr>
          <w:sz w:val="23"/>
          <w:szCs w:val="23"/>
        </w:rPr>
      </w:pPr>
      <w:hyperlink r:id="rId32" w:history="1">
        <w:r w:rsidR="00F76B5B" w:rsidRPr="005A1B74">
          <w:rPr>
            <w:rStyle w:val="Hyperlink"/>
            <w:sz w:val="23"/>
            <w:szCs w:val="23"/>
          </w:rPr>
          <w:t>https://www.microsoft.com/en-us/sql-server/sql-server-editions-express</w:t>
        </w:r>
      </w:hyperlink>
    </w:p>
    <w:p w14:paraId="39093FD3" w14:textId="77777777" w:rsidR="00F76B5B" w:rsidRPr="005A1B74" w:rsidRDefault="00F76B5B" w:rsidP="005A1B74">
      <w:pPr>
        <w:spacing w:after="200" w:line="276" w:lineRule="auto"/>
        <w:rPr>
          <w:rFonts w:eastAsia="Arial"/>
          <w:b/>
          <w:i/>
          <w:sz w:val="23"/>
          <w:szCs w:val="23"/>
        </w:rPr>
      </w:pPr>
      <w:r w:rsidRPr="005A1B74">
        <w:rPr>
          <w:sz w:val="23"/>
          <w:szCs w:val="23"/>
        </w:rPr>
        <w:t>For later vers</w:t>
      </w:r>
      <w:r w:rsidR="00181FCD">
        <w:rPr>
          <w:sz w:val="23"/>
          <w:szCs w:val="23"/>
        </w:rPr>
        <w:t>ions of SQL Server Express,</w:t>
      </w:r>
      <w:r w:rsidRPr="005A1B74">
        <w:rPr>
          <w:sz w:val="23"/>
          <w:szCs w:val="23"/>
        </w:rPr>
        <w:t xml:space="preserve"> specify the “Express Advanced” version after the initial install executable</w:t>
      </w:r>
      <w:r w:rsidR="00181FCD">
        <w:rPr>
          <w:sz w:val="23"/>
          <w:szCs w:val="23"/>
        </w:rPr>
        <w:t xml:space="preserve"> is downloaded</w:t>
      </w:r>
      <w:r w:rsidRPr="005A1B74">
        <w:rPr>
          <w:sz w:val="23"/>
          <w:szCs w:val="23"/>
        </w:rPr>
        <w:t xml:space="preserve">. </w:t>
      </w:r>
    </w:p>
    <w:p w14:paraId="32E2671B" w14:textId="77777777" w:rsidR="00F76B5B" w:rsidRPr="00E84D90" w:rsidRDefault="00F76B5B" w:rsidP="00F76B5B">
      <w:pPr>
        <w:rPr>
          <w:rFonts w:eastAsia="Arial"/>
          <w:b/>
          <w:i/>
        </w:rPr>
      </w:pPr>
      <w:r w:rsidRPr="00E84D90">
        <w:rPr>
          <w:rFonts w:eastAsia="Arial"/>
          <w:b/>
          <w:i/>
        </w:rPr>
        <w:br w:type="page"/>
      </w:r>
    </w:p>
    <w:p w14:paraId="329A4E67" w14:textId="77777777" w:rsidR="00CB7975" w:rsidRPr="005A1B74" w:rsidRDefault="00A94A0B" w:rsidP="00F76B5B">
      <w:pPr>
        <w:spacing w:after="200"/>
        <w:rPr>
          <w:rFonts w:ascii="Arial" w:eastAsia="Arial" w:hAnsi="Arial" w:cs="Arial"/>
        </w:rPr>
      </w:pPr>
      <w:r w:rsidRPr="005A1B74">
        <w:rPr>
          <w:rFonts w:ascii="Arial" w:eastAsia="Arial" w:hAnsi="Arial" w:cs="Arial"/>
          <w:b/>
        </w:rPr>
        <w:lastRenderedPageBreak/>
        <w:t>Ap</w:t>
      </w:r>
      <w:r w:rsidR="00CB7975" w:rsidRPr="005A1B74">
        <w:rPr>
          <w:rFonts w:ascii="Arial" w:eastAsia="Arial" w:hAnsi="Arial" w:cs="Arial"/>
          <w:b/>
        </w:rPr>
        <w:t>pendix 6.2.</w:t>
      </w:r>
      <w:r w:rsidR="00CB7975" w:rsidRPr="005A1B74">
        <w:rPr>
          <w:rFonts w:ascii="Arial" w:eastAsia="Arial" w:hAnsi="Arial" w:cs="Arial"/>
        </w:rPr>
        <w:t xml:space="preserve"> Examples of SQL for downloading data. </w:t>
      </w:r>
    </w:p>
    <w:p w14:paraId="64BE85DB" w14:textId="77777777" w:rsidR="0071592A" w:rsidRPr="00E84D90" w:rsidRDefault="00E1520A" w:rsidP="00F76B5B">
      <w:pPr>
        <w:spacing w:after="200"/>
        <w:rPr>
          <w:rFonts w:eastAsia="Arial"/>
        </w:rPr>
      </w:pPr>
      <w:r w:rsidRPr="00E84D90">
        <w:rPr>
          <w:rFonts w:eastAsia="Arial"/>
        </w:rPr>
        <w:t>Example 1</w:t>
      </w:r>
      <w:r w:rsidR="00BD5BE4" w:rsidRPr="00E84D90">
        <w:rPr>
          <w:rFonts w:eastAsia="Arial"/>
        </w:rPr>
        <w:t xml:space="preserve">. </w:t>
      </w:r>
      <w:r w:rsidR="009703D5" w:rsidRPr="00E84D90">
        <w:rPr>
          <w:rFonts w:eastAsia="Arial"/>
        </w:rPr>
        <w:t>SELECT command for s</w:t>
      </w:r>
      <w:r w:rsidR="00BD5BE4" w:rsidRPr="00E84D90">
        <w:rPr>
          <w:rFonts w:eastAsia="Arial"/>
        </w:rPr>
        <w:t>ite cond</w:t>
      </w:r>
      <w:r w:rsidR="009703D5" w:rsidRPr="00E84D90">
        <w:rPr>
          <w:rFonts w:eastAsia="Arial"/>
        </w:rPr>
        <w:t>itions and bird observations at</w:t>
      </w:r>
      <w:r w:rsidR="00BD5BE4" w:rsidRPr="00E84D90">
        <w:rPr>
          <w:rFonts w:eastAsia="Arial"/>
        </w:rPr>
        <w:t xml:space="preserve"> </w:t>
      </w:r>
      <w:r w:rsidR="004C6A09" w:rsidRPr="00E84D90">
        <w:rPr>
          <w:rFonts w:eastAsia="Arial"/>
        </w:rPr>
        <w:t>TAPR</w:t>
      </w:r>
      <w:r w:rsidR="00DD3577" w:rsidRPr="00E84D90">
        <w:rPr>
          <w:rFonts w:eastAsia="Arial"/>
        </w:rPr>
        <w:t xml:space="preserve"> and results.</w:t>
      </w:r>
    </w:p>
    <w:p w14:paraId="7C22047D"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USE HTLN_LandBirds;</w:t>
      </w:r>
    </w:p>
    <w:p w14:paraId="401318C2" w14:textId="77777777" w:rsidR="001923F4" w:rsidRPr="007B0785" w:rsidRDefault="001923F4" w:rsidP="001923F4">
      <w:pPr>
        <w:rPr>
          <w:rFonts w:ascii="Courier New" w:eastAsia="Arial" w:hAnsi="Courier New" w:cs="Courier New"/>
          <w:noProof/>
          <w:sz w:val="20"/>
          <w:szCs w:val="20"/>
        </w:rPr>
      </w:pPr>
    </w:p>
    <w:p w14:paraId="37A9B34D"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SELECT P.LocationName AS Plot,  Right(E.EventName,15) AS EDateTime, </w:t>
      </w:r>
    </w:p>
    <w:p w14:paraId="04506F3D" w14:textId="77777777" w:rsidR="001923F4" w:rsidRPr="007B0785" w:rsidRDefault="001923F4" w:rsidP="001923F4">
      <w:pPr>
        <w:ind w:firstLine="720"/>
        <w:rPr>
          <w:rFonts w:ascii="Courier New" w:eastAsia="Arial" w:hAnsi="Courier New" w:cs="Courier New"/>
          <w:noProof/>
          <w:sz w:val="20"/>
          <w:szCs w:val="20"/>
        </w:rPr>
      </w:pPr>
      <w:r w:rsidRPr="007B0785">
        <w:rPr>
          <w:rFonts w:ascii="Courier New" w:eastAsia="Arial" w:hAnsi="Courier New" w:cs="Courier New"/>
          <w:noProof/>
          <w:sz w:val="20"/>
          <w:szCs w:val="20"/>
        </w:rPr>
        <w:t xml:space="preserve">E.Temperature_C AS Temp_C, W.Code AS Wind, R.Code AS Precip, </w:t>
      </w:r>
    </w:p>
    <w:p w14:paraId="1CC8179B" w14:textId="77777777" w:rsidR="001923F4" w:rsidRPr="007B0785" w:rsidRDefault="001923F4" w:rsidP="001923F4">
      <w:pPr>
        <w:ind w:left="720"/>
        <w:rPr>
          <w:rFonts w:ascii="Courier New" w:eastAsia="Arial" w:hAnsi="Courier New" w:cs="Courier New"/>
          <w:noProof/>
          <w:sz w:val="20"/>
          <w:szCs w:val="20"/>
        </w:rPr>
      </w:pPr>
      <w:r w:rsidRPr="007B0785">
        <w:rPr>
          <w:rFonts w:ascii="Courier New" w:eastAsia="Arial" w:hAnsi="Courier New" w:cs="Courier New"/>
          <w:noProof/>
          <w:sz w:val="20"/>
          <w:szCs w:val="20"/>
        </w:rPr>
        <w:t>E.Clouds_pct AS PctCloud, N.Code AS Noise, B.ObservationNumber AS ObsNo, I.Name AS Interval, S.TaxonCode AS AOUCode, B.Distance, D.Code AS DetectType, X.Name AS Sex, A.Name AS Age, B.FlockSize, B.IsPreviousPlot, B.IsFlyover</w:t>
      </w:r>
    </w:p>
    <w:p w14:paraId="433E61BC" w14:textId="77777777" w:rsidR="004C6A09" w:rsidRPr="007B0785" w:rsidRDefault="004C6A09" w:rsidP="001923F4">
      <w:pPr>
        <w:rPr>
          <w:rFonts w:ascii="Courier New" w:eastAsia="Arial" w:hAnsi="Courier New" w:cs="Courier New"/>
          <w:noProof/>
          <w:sz w:val="20"/>
          <w:szCs w:val="20"/>
        </w:rPr>
      </w:pPr>
    </w:p>
    <w:p w14:paraId="4B384DA0"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FROM dbo.BirdSamplingEvent AS E</w:t>
      </w:r>
    </w:p>
    <w:p w14:paraId="4A06D548"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JOIN dbo.BirdObservation as B</w:t>
      </w:r>
    </w:p>
    <w:p w14:paraId="0331030D"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ON E.ID = B.BirdSamplingEventID</w:t>
      </w:r>
    </w:p>
    <w:p w14:paraId="0A4EBFAD"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JOIN LU.BirdSpecies AS S</w:t>
      </w:r>
    </w:p>
    <w:p w14:paraId="0A1BFAF0"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ON B.BirdSpeciesID = S.ID</w:t>
      </w:r>
    </w:p>
    <w:p w14:paraId="6E767E4D"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JOIN dbo.Plot AS P</w:t>
      </w:r>
    </w:p>
    <w:p w14:paraId="52D8389A"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ON E.PlotID = P.ID</w:t>
      </w:r>
    </w:p>
    <w:p w14:paraId="4C003CCB"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JOIN LU.Noise AS N</w:t>
      </w:r>
    </w:p>
    <w:p w14:paraId="40291136"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ON E.NoiseID = N.ID</w:t>
      </w:r>
    </w:p>
    <w:p w14:paraId="028619D1"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JOIN LU.Rain AS R</w:t>
      </w:r>
    </w:p>
    <w:p w14:paraId="6D990831"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ON E.RainID = R.ID</w:t>
      </w:r>
    </w:p>
    <w:p w14:paraId="22DC3285"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JOIN LU.Wind AS W</w:t>
      </w:r>
    </w:p>
    <w:p w14:paraId="748AE650"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ab/>
        <w:t>ON E.WindID = W.ID</w:t>
      </w:r>
    </w:p>
    <w:p w14:paraId="0FB28EA4"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JOIN LU.Interval AS I</w:t>
      </w:r>
    </w:p>
    <w:p w14:paraId="5016DB8E"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ab/>
        <w:t>ON B.IntervalID = I.ID</w:t>
      </w:r>
    </w:p>
    <w:p w14:paraId="17F1B659"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JOIN LU.Sex AS X</w:t>
      </w:r>
    </w:p>
    <w:p w14:paraId="2EED2D0E"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ON B.SexID = X.ID</w:t>
      </w:r>
    </w:p>
    <w:p w14:paraId="5BE638D1"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JOIN LU.DetectionType AS D</w:t>
      </w:r>
    </w:p>
    <w:p w14:paraId="2A1E95C0"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ON B.DetectionTypeID = D.ID</w:t>
      </w:r>
    </w:p>
    <w:p w14:paraId="7263A8D6"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JOIN LU.Age AS A</w:t>
      </w:r>
    </w:p>
    <w:p w14:paraId="7450FB85"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ON B.AgeID = A.ID</w:t>
      </w:r>
    </w:p>
    <w:p w14:paraId="61CE1F2A" w14:textId="77777777" w:rsidR="001923F4" w:rsidRPr="007B0785" w:rsidRDefault="001923F4" w:rsidP="001923F4">
      <w:pPr>
        <w:rPr>
          <w:rFonts w:ascii="Courier New" w:eastAsia="Arial" w:hAnsi="Courier New" w:cs="Courier New"/>
          <w:noProof/>
          <w:sz w:val="20"/>
          <w:szCs w:val="20"/>
        </w:rPr>
      </w:pPr>
    </w:p>
    <w:p w14:paraId="3B8E8638"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WHERE (LEFT(P.LocationName,4) = 'TAPR')</w:t>
      </w:r>
    </w:p>
    <w:p w14:paraId="65BFE4C3" w14:textId="77777777" w:rsidR="00B86623"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ORDER Right(E.EventName,15), P.LocationName;</w:t>
      </w:r>
    </w:p>
    <w:p w14:paraId="0DB8058D" w14:textId="77777777" w:rsidR="00F76B5B" w:rsidRPr="007B0785" w:rsidRDefault="00F76B5B" w:rsidP="00F76B5B">
      <w:pPr>
        <w:rPr>
          <w:rFonts w:ascii="Courier New" w:eastAsia="Arial" w:hAnsi="Courier New" w:cs="Courier New"/>
          <w:b/>
          <w:i/>
          <w:sz w:val="20"/>
          <w:szCs w:val="20"/>
        </w:rPr>
      </w:pPr>
      <w:r w:rsidRPr="007B0785">
        <w:rPr>
          <w:rFonts w:ascii="Courier New" w:eastAsia="Arial" w:hAnsi="Courier New" w:cs="Courier New"/>
          <w:b/>
          <w:i/>
          <w:sz w:val="20"/>
          <w:szCs w:val="20"/>
        </w:rPr>
        <w:br w:type="page"/>
      </w:r>
    </w:p>
    <w:p w14:paraId="67B9BD99" w14:textId="77777777" w:rsidR="00F76B5B" w:rsidRPr="00E84D90" w:rsidRDefault="00C7410D" w:rsidP="00F76B5B">
      <w:pPr>
        <w:spacing w:after="200"/>
        <w:rPr>
          <w:rFonts w:eastAsia="Arial"/>
        </w:rPr>
      </w:pPr>
      <w:r w:rsidRPr="00E84D90">
        <w:rPr>
          <w:noProof/>
        </w:rPr>
        <w:lastRenderedPageBreak/>
        <w:drawing>
          <wp:inline distT="0" distB="0" distL="0" distR="0" wp14:anchorId="28564522" wp14:editId="10A6EB37">
            <wp:extent cx="8046412" cy="3687079"/>
            <wp:effectExtent l="7938" t="0" r="952" b="953"/>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rot="16200000">
                      <a:off x="0" y="0"/>
                      <a:ext cx="8133201" cy="3726848"/>
                    </a:xfrm>
                    <a:prstGeom prst="rect">
                      <a:avLst/>
                    </a:prstGeom>
                  </pic:spPr>
                </pic:pic>
              </a:graphicData>
            </a:graphic>
          </wp:inline>
        </w:drawing>
      </w:r>
    </w:p>
    <w:p w14:paraId="5BAB8C71" w14:textId="77777777" w:rsidR="004949CE" w:rsidRPr="00E84D90" w:rsidRDefault="004949CE" w:rsidP="004949CE">
      <w:pPr>
        <w:spacing w:after="200"/>
        <w:rPr>
          <w:rFonts w:eastAsia="Arial"/>
        </w:rPr>
      </w:pPr>
      <w:r w:rsidRPr="00E84D90">
        <w:rPr>
          <w:rFonts w:eastAsia="Arial"/>
        </w:rPr>
        <w:lastRenderedPageBreak/>
        <w:t xml:space="preserve">Example 2. SELECT command for </w:t>
      </w:r>
      <w:r w:rsidR="009E1164" w:rsidRPr="00E84D90">
        <w:rPr>
          <w:rFonts w:eastAsia="Arial"/>
        </w:rPr>
        <w:t>Horizontal Distance Profile</w:t>
      </w:r>
      <w:r w:rsidR="00A94A0B" w:rsidRPr="00E84D90">
        <w:rPr>
          <w:rFonts w:eastAsia="Arial"/>
        </w:rPr>
        <w:t xml:space="preserve"> at TAPR</w:t>
      </w:r>
      <w:r w:rsidR="00CE24CB" w:rsidRPr="00E84D90">
        <w:rPr>
          <w:rFonts w:eastAsia="Arial"/>
        </w:rPr>
        <w:t xml:space="preserve"> and results of query</w:t>
      </w:r>
      <w:r w:rsidR="009E1164" w:rsidRPr="00E84D90">
        <w:rPr>
          <w:rFonts w:eastAsia="Arial"/>
        </w:rPr>
        <w:t>.</w:t>
      </w:r>
    </w:p>
    <w:p w14:paraId="5F37C089" w14:textId="77777777" w:rsidR="009E1164" w:rsidRPr="00E84D90" w:rsidRDefault="009E1164" w:rsidP="009E1164">
      <w:pPr>
        <w:autoSpaceDE w:val="0"/>
        <w:autoSpaceDN w:val="0"/>
        <w:adjustRightInd w:val="0"/>
      </w:pPr>
    </w:p>
    <w:p w14:paraId="78E240C7"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 xml:space="preserve">USE </w:t>
      </w:r>
      <w:proofErr w:type="spellStart"/>
      <w:r w:rsidRPr="007B0785">
        <w:rPr>
          <w:rFonts w:ascii="Courier New" w:hAnsi="Courier New" w:cs="Courier New"/>
          <w:sz w:val="20"/>
          <w:szCs w:val="20"/>
        </w:rPr>
        <w:t>HTLN_</w:t>
      </w:r>
      <w:proofErr w:type="gramStart"/>
      <w:r w:rsidRPr="007B0785">
        <w:rPr>
          <w:rFonts w:ascii="Courier New" w:hAnsi="Courier New" w:cs="Courier New"/>
          <w:sz w:val="20"/>
          <w:szCs w:val="20"/>
        </w:rPr>
        <w:t>LandBirds</w:t>
      </w:r>
      <w:proofErr w:type="spellEnd"/>
      <w:r w:rsidRPr="007B0785">
        <w:rPr>
          <w:rFonts w:ascii="Courier New" w:hAnsi="Courier New" w:cs="Courier New"/>
          <w:sz w:val="20"/>
          <w:szCs w:val="20"/>
        </w:rPr>
        <w:t>;</w:t>
      </w:r>
      <w:proofErr w:type="gramEnd"/>
    </w:p>
    <w:p w14:paraId="1ADBF98C" w14:textId="77777777" w:rsidR="009E1164" w:rsidRPr="007B0785" w:rsidRDefault="009E1164" w:rsidP="009E1164">
      <w:pPr>
        <w:autoSpaceDE w:val="0"/>
        <w:autoSpaceDN w:val="0"/>
        <w:adjustRightInd w:val="0"/>
        <w:rPr>
          <w:rFonts w:ascii="Courier New" w:hAnsi="Courier New" w:cs="Courier New"/>
          <w:sz w:val="20"/>
          <w:szCs w:val="20"/>
        </w:rPr>
      </w:pPr>
    </w:p>
    <w:p w14:paraId="04012F07"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 xml:space="preserve">SELECT </w:t>
      </w:r>
      <w:proofErr w:type="gramStart"/>
      <w:r w:rsidRPr="007B0785">
        <w:rPr>
          <w:rFonts w:ascii="Courier New" w:hAnsi="Courier New" w:cs="Courier New"/>
          <w:sz w:val="20"/>
          <w:szCs w:val="20"/>
        </w:rPr>
        <w:t>Right(</w:t>
      </w:r>
      <w:proofErr w:type="gramEnd"/>
      <w:r w:rsidRPr="007B0785">
        <w:rPr>
          <w:rFonts w:ascii="Courier New" w:hAnsi="Courier New" w:cs="Courier New"/>
          <w:sz w:val="20"/>
          <w:szCs w:val="20"/>
        </w:rPr>
        <w:t xml:space="preserve">Left(E.EventDateTime,11),4) AS Year, </w:t>
      </w:r>
      <w:proofErr w:type="spellStart"/>
      <w:r w:rsidRPr="007B0785">
        <w:rPr>
          <w:rFonts w:ascii="Courier New" w:hAnsi="Courier New" w:cs="Courier New"/>
          <w:sz w:val="20"/>
          <w:szCs w:val="20"/>
        </w:rPr>
        <w:t>L.LocationName</w:t>
      </w:r>
      <w:proofErr w:type="spellEnd"/>
      <w:r w:rsidRPr="007B0785">
        <w:rPr>
          <w:rFonts w:ascii="Courier New" w:hAnsi="Courier New" w:cs="Courier New"/>
          <w:sz w:val="20"/>
          <w:szCs w:val="20"/>
        </w:rPr>
        <w:t xml:space="preserve"> AS Plot,  </w:t>
      </w:r>
      <w:proofErr w:type="spellStart"/>
      <w:r w:rsidRPr="007B0785">
        <w:rPr>
          <w:rFonts w:ascii="Courier New" w:hAnsi="Courier New" w:cs="Courier New"/>
          <w:sz w:val="20"/>
          <w:szCs w:val="20"/>
        </w:rPr>
        <w:t>S.SubPlotNumber</w:t>
      </w:r>
      <w:proofErr w:type="spellEnd"/>
      <w:r w:rsidRPr="007B0785">
        <w:rPr>
          <w:rFonts w:ascii="Courier New" w:hAnsi="Courier New" w:cs="Courier New"/>
          <w:sz w:val="20"/>
          <w:szCs w:val="20"/>
        </w:rPr>
        <w:t xml:space="preserve"> AS </w:t>
      </w:r>
      <w:proofErr w:type="spellStart"/>
      <w:r w:rsidRPr="007B0785">
        <w:rPr>
          <w:rFonts w:ascii="Courier New" w:hAnsi="Courier New" w:cs="Courier New"/>
          <w:sz w:val="20"/>
          <w:szCs w:val="20"/>
        </w:rPr>
        <w:t>SubPlot</w:t>
      </w:r>
      <w:proofErr w:type="spellEnd"/>
      <w:r w:rsidRPr="007B0785">
        <w:rPr>
          <w:rFonts w:ascii="Courier New" w:hAnsi="Courier New" w:cs="Courier New"/>
          <w:sz w:val="20"/>
          <w:szCs w:val="20"/>
        </w:rPr>
        <w:t xml:space="preserve">, </w:t>
      </w:r>
    </w:p>
    <w:p w14:paraId="3C75D7BD" w14:textId="77777777" w:rsidR="009E1164" w:rsidRPr="007B0785" w:rsidRDefault="009E1164" w:rsidP="009E1164">
      <w:pPr>
        <w:autoSpaceDE w:val="0"/>
        <w:autoSpaceDN w:val="0"/>
        <w:adjustRightInd w:val="0"/>
        <w:rPr>
          <w:rFonts w:ascii="Courier New" w:hAnsi="Courier New" w:cs="Courier New"/>
          <w:sz w:val="20"/>
          <w:szCs w:val="20"/>
        </w:rPr>
      </w:pPr>
      <w:proofErr w:type="spellStart"/>
      <w:r w:rsidRPr="007B0785">
        <w:rPr>
          <w:rFonts w:ascii="Courier New" w:hAnsi="Courier New" w:cs="Courier New"/>
          <w:sz w:val="20"/>
          <w:szCs w:val="20"/>
        </w:rPr>
        <w:t>X.Name</w:t>
      </w:r>
      <w:proofErr w:type="spellEnd"/>
      <w:r w:rsidRPr="007B0785">
        <w:rPr>
          <w:rFonts w:ascii="Courier New" w:hAnsi="Courier New" w:cs="Courier New"/>
          <w:sz w:val="20"/>
          <w:szCs w:val="20"/>
        </w:rPr>
        <w:t xml:space="preserve"> AS Distance, </w:t>
      </w:r>
      <w:proofErr w:type="spellStart"/>
      <w:proofErr w:type="gramStart"/>
      <w:r w:rsidRPr="007B0785">
        <w:rPr>
          <w:rFonts w:ascii="Courier New" w:hAnsi="Courier New" w:cs="Courier New"/>
          <w:sz w:val="20"/>
          <w:szCs w:val="20"/>
        </w:rPr>
        <w:t>D.Name</w:t>
      </w:r>
      <w:proofErr w:type="spellEnd"/>
      <w:proofErr w:type="gramEnd"/>
      <w:r w:rsidRPr="007B0785">
        <w:rPr>
          <w:rFonts w:ascii="Courier New" w:hAnsi="Courier New" w:cs="Courier New"/>
          <w:sz w:val="20"/>
          <w:szCs w:val="20"/>
        </w:rPr>
        <w:t xml:space="preserve"> AS Height, </w:t>
      </w:r>
      <w:proofErr w:type="spellStart"/>
      <w:r w:rsidRPr="007B0785">
        <w:rPr>
          <w:rFonts w:ascii="Courier New" w:hAnsi="Courier New" w:cs="Courier New"/>
          <w:sz w:val="20"/>
          <w:szCs w:val="20"/>
        </w:rPr>
        <w:t>C.Code</w:t>
      </w:r>
      <w:proofErr w:type="spellEnd"/>
      <w:r w:rsidRPr="007B0785">
        <w:rPr>
          <w:rFonts w:ascii="Courier New" w:hAnsi="Courier New" w:cs="Courier New"/>
          <w:sz w:val="20"/>
          <w:szCs w:val="20"/>
        </w:rPr>
        <w:t xml:space="preserve"> AS </w:t>
      </w:r>
      <w:proofErr w:type="spellStart"/>
      <w:r w:rsidRPr="007B0785">
        <w:rPr>
          <w:rFonts w:ascii="Courier New" w:hAnsi="Courier New" w:cs="Courier New"/>
          <w:sz w:val="20"/>
          <w:szCs w:val="20"/>
        </w:rPr>
        <w:t>CoverClass</w:t>
      </w:r>
      <w:proofErr w:type="spellEnd"/>
      <w:r w:rsidRPr="007B0785">
        <w:rPr>
          <w:rFonts w:ascii="Courier New" w:hAnsi="Courier New" w:cs="Courier New"/>
          <w:sz w:val="20"/>
          <w:szCs w:val="20"/>
        </w:rPr>
        <w:t xml:space="preserve"> </w:t>
      </w:r>
    </w:p>
    <w:p w14:paraId="0FE25058" w14:textId="77777777" w:rsidR="009E1164" w:rsidRPr="007B0785" w:rsidRDefault="009E1164" w:rsidP="009E1164">
      <w:pPr>
        <w:autoSpaceDE w:val="0"/>
        <w:autoSpaceDN w:val="0"/>
        <w:adjustRightInd w:val="0"/>
        <w:rPr>
          <w:rFonts w:ascii="Courier New" w:hAnsi="Courier New" w:cs="Courier New"/>
          <w:sz w:val="20"/>
          <w:szCs w:val="20"/>
        </w:rPr>
      </w:pPr>
    </w:p>
    <w:p w14:paraId="7830FBE9"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 xml:space="preserve">FROM </w:t>
      </w:r>
      <w:proofErr w:type="spellStart"/>
      <w:proofErr w:type="gramStart"/>
      <w:r w:rsidRPr="007B0785">
        <w:rPr>
          <w:rFonts w:ascii="Courier New" w:hAnsi="Courier New" w:cs="Courier New"/>
          <w:sz w:val="20"/>
          <w:szCs w:val="20"/>
        </w:rPr>
        <w:t>dbo.Plot</w:t>
      </w:r>
      <w:proofErr w:type="spellEnd"/>
      <w:proofErr w:type="gramEnd"/>
      <w:r w:rsidRPr="007B0785">
        <w:rPr>
          <w:rFonts w:ascii="Courier New" w:hAnsi="Courier New" w:cs="Courier New"/>
          <w:sz w:val="20"/>
          <w:szCs w:val="20"/>
        </w:rPr>
        <w:t xml:space="preserve"> AS L </w:t>
      </w:r>
    </w:p>
    <w:p w14:paraId="0A3CFF7A" w14:textId="77777777" w:rsidR="009E1164" w:rsidRPr="007B0785" w:rsidRDefault="009E1164" w:rsidP="009E1164">
      <w:pPr>
        <w:autoSpaceDE w:val="0"/>
        <w:autoSpaceDN w:val="0"/>
        <w:adjustRightInd w:val="0"/>
        <w:rPr>
          <w:rFonts w:ascii="Courier New" w:hAnsi="Courier New" w:cs="Courier New"/>
          <w:sz w:val="20"/>
          <w:szCs w:val="20"/>
        </w:rPr>
      </w:pPr>
    </w:p>
    <w:p w14:paraId="6121991A"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 xml:space="preserve">  JOIN </w:t>
      </w:r>
      <w:proofErr w:type="spellStart"/>
      <w:proofErr w:type="gramStart"/>
      <w:r w:rsidRPr="007B0785">
        <w:rPr>
          <w:rFonts w:ascii="Courier New" w:hAnsi="Courier New" w:cs="Courier New"/>
          <w:sz w:val="20"/>
          <w:szCs w:val="20"/>
        </w:rPr>
        <w:t>dbo.VegetationSamplingEvent</w:t>
      </w:r>
      <w:proofErr w:type="spellEnd"/>
      <w:proofErr w:type="gramEnd"/>
      <w:r w:rsidRPr="007B0785">
        <w:rPr>
          <w:rFonts w:ascii="Courier New" w:hAnsi="Courier New" w:cs="Courier New"/>
          <w:sz w:val="20"/>
          <w:szCs w:val="20"/>
        </w:rPr>
        <w:t xml:space="preserve"> AS E</w:t>
      </w:r>
    </w:p>
    <w:p w14:paraId="60FB539C"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 xml:space="preserve">  ON L.ID = </w:t>
      </w:r>
      <w:proofErr w:type="spellStart"/>
      <w:proofErr w:type="gramStart"/>
      <w:r w:rsidRPr="007B0785">
        <w:rPr>
          <w:rFonts w:ascii="Courier New" w:hAnsi="Courier New" w:cs="Courier New"/>
          <w:sz w:val="20"/>
          <w:szCs w:val="20"/>
        </w:rPr>
        <w:t>E.PlotID</w:t>
      </w:r>
      <w:proofErr w:type="spellEnd"/>
      <w:proofErr w:type="gramEnd"/>
    </w:p>
    <w:p w14:paraId="24C3675B"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 xml:space="preserve">  JOIN </w:t>
      </w:r>
      <w:proofErr w:type="spellStart"/>
      <w:proofErr w:type="gramStart"/>
      <w:r w:rsidRPr="007B0785">
        <w:rPr>
          <w:rFonts w:ascii="Courier New" w:hAnsi="Courier New" w:cs="Courier New"/>
          <w:sz w:val="20"/>
          <w:szCs w:val="20"/>
        </w:rPr>
        <w:t>dbo.SubPlot</w:t>
      </w:r>
      <w:proofErr w:type="spellEnd"/>
      <w:proofErr w:type="gramEnd"/>
      <w:r w:rsidRPr="007B0785">
        <w:rPr>
          <w:rFonts w:ascii="Courier New" w:hAnsi="Courier New" w:cs="Courier New"/>
          <w:sz w:val="20"/>
          <w:szCs w:val="20"/>
        </w:rPr>
        <w:t xml:space="preserve"> AS S</w:t>
      </w:r>
    </w:p>
    <w:p w14:paraId="7760E62C"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 xml:space="preserve">  ON E.ID = </w:t>
      </w:r>
      <w:proofErr w:type="spellStart"/>
      <w:proofErr w:type="gramStart"/>
      <w:r w:rsidRPr="007B0785">
        <w:rPr>
          <w:rFonts w:ascii="Courier New" w:hAnsi="Courier New" w:cs="Courier New"/>
          <w:sz w:val="20"/>
          <w:szCs w:val="20"/>
        </w:rPr>
        <w:t>S.VegetationSamplingEventID</w:t>
      </w:r>
      <w:proofErr w:type="spellEnd"/>
      <w:proofErr w:type="gramEnd"/>
    </w:p>
    <w:p w14:paraId="5B6B1733"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 xml:space="preserve">  JOIN </w:t>
      </w:r>
      <w:proofErr w:type="spellStart"/>
      <w:proofErr w:type="gramStart"/>
      <w:r w:rsidRPr="007B0785">
        <w:rPr>
          <w:rFonts w:ascii="Courier New" w:hAnsi="Courier New" w:cs="Courier New"/>
          <w:sz w:val="20"/>
          <w:szCs w:val="20"/>
        </w:rPr>
        <w:t>dbo.HorizontalVegetationProfile</w:t>
      </w:r>
      <w:proofErr w:type="spellEnd"/>
      <w:proofErr w:type="gramEnd"/>
      <w:r w:rsidRPr="007B0785">
        <w:rPr>
          <w:rFonts w:ascii="Courier New" w:hAnsi="Courier New" w:cs="Courier New"/>
          <w:sz w:val="20"/>
          <w:szCs w:val="20"/>
        </w:rPr>
        <w:t xml:space="preserve"> AS H</w:t>
      </w:r>
    </w:p>
    <w:p w14:paraId="3665EB0D"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 xml:space="preserve">  ON S.ID = </w:t>
      </w:r>
      <w:proofErr w:type="spellStart"/>
      <w:proofErr w:type="gramStart"/>
      <w:r w:rsidRPr="007B0785">
        <w:rPr>
          <w:rFonts w:ascii="Courier New" w:hAnsi="Courier New" w:cs="Courier New"/>
          <w:sz w:val="20"/>
          <w:szCs w:val="20"/>
        </w:rPr>
        <w:t>H.SubplotID</w:t>
      </w:r>
      <w:proofErr w:type="spellEnd"/>
      <w:proofErr w:type="gramEnd"/>
    </w:p>
    <w:p w14:paraId="7EF71E4C"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 xml:space="preserve">  JOIN </w:t>
      </w:r>
      <w:proofErr w:type="spellStart"/>
      <w:proofErr w:type="gramStart"/>
      <w:r w:rsidRPr="007B0785">
        <w:rPr>
          <w:rFonts w:ascii="Courier New" w:hAnsi="Courier New" w:cs="Courier New"/>
          <w:sz w:val="20"/>
          <w:szCs w:val="20"/>
        </w:rPr>
        <w:t>LU.DensityBoardHeightClass</w:t>
      </w:r>
      <w:proofErr w:type="spellEnd"/>
      <w:proofErr w:type="gramEnd"/>
      <w:r w:rsidRPr="007B0785">
        <w:rPr>
          <w:rFonts w:ascii="Courier New" w:hAnsi="Courier New" w:cs="Courier New"/>
          <w:sz w:val="20"/>
          <w:szCs w:val="20"/>
        </w:rPr>
        <w:t xml:space="preserve"> AS D</w:t>
      </w:r>
    </w:p>
    <w:p w14:paraId="69523BDF"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 xml:space="preserve">  ON D.ID = </w:t>
      </w:r>
      <w:proofErr w:type="spellStart"/>
      <w:proofErr w:type="gramStart"/>
      <w:r w:rsidRPr="007B0785">
        <w:rPr>
          <w:rFonts w:ascii="Courier New" w:hAnsi="Courier New" w:cs="Courier New"/>
          <w:sz w:val="20"/>
          <w:szCs w:val="20"/>
        </w:rPr>
        <w:t>H.DensityBoardHeightClassID</w:t>
      </w:r>
      <w:proofErr w:type="spellEnd"/>
      <w:proofErr w:type="gramEnd"/>
    </w:p>
    <w:p w14:paraId="12CFDA5E"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 xml:space="preserve">  JOIN </w:t>
      </w:r>
      <w:proofErr w:type="spellStart"/>
      <w:proofErr w:type="gramStart"/>
      <w:r w:rsidRPr="007B0785">
        <w:rPr>
          <w:rFonts w:ascii="Courier New" w:hAnsi="Courier New" w:cs="Courier New"/>
          <w:sz w:val="20"/>
          <w:szCs w:val="20"/>
        </w:rPr>
        <w:t>LU.DensityBoardCoverClass</w:t>
      </w:r>
      <w:proofErr w:type="spellEnd"/>
      <w:proofErr w:type="gramEnd"/>
      <w:r w:rsidRPr="007B0785">
        <w:rPr>
          <w:rFonts w:ascii="Courier New" w:hAnsi="Courier New" w:cs="Courier New"/>
          <w:sz w:val="20"/>
          <w:szCs w:val="20"/>
        </w:rPr>
        <w:t xml:space="preserve"> AS C</w:t>
      </w:r>
    </w:p>
    <w:p w14:paraId="4AF90165"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 xml:space="preserve">  ON C.ID = </w:t>
      </w:r>
      <w:proofErr w:type="spellStart"/>
      <w:proofErr w:type="gramStart"/>
      <w:r w:rsidRPr="007B0785">
        <w:rPr>
          <w:rFonts w:ascii="Courier New" w:hAnsi="Courier New" w:cs="Courier New"/>
          <w:sz w:val="20"/>
          <w:szCs w:val="20"/>
        </w:rPr>
        <w:t>H.DensityBoardCoverClassID</w:t>
      </w:r>
      <w:proofErr w:type="spellEnd"/>
      <w:proofErr w:type="gramEnd"/>
    </w:p>
    <w:p w14:paraId="4DB750D7"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 xml:space="preserve">  JOIN </w:t>
      </w:r>
      <w:proofErr w:type="spellStart"/>
      <w:proofErr w:type="gramStart"/>
      <w:r w:rsidRPr="007B0785">
        <w:rPr>
          <w:rFonts w:ascii="Courier New" w:hAnsi="Courier New" w:cs="Courier New"/>
          <w:sz w:val="20"/>
          <w:szCs w:val="20"/>
        </w:rPr>
        <w:t>LU.DensityBoardDistanceClass</w:t>
      </w:r>
      <w:proofErr w:type="spellEnd"/>
      <w:proofErr w:type="gramEnd"/>
      <w:r w:rsidRPr="007B0785">
        <w:rPr>
          <w:rFonts w:ascii="Courier New" w:hAnsi="Courier New" w:cs="Courier New"/>
          <w:sz w:val="20"/>
          <w:szCs w:val="20"/>
        </w:rPr>
        <w:t xml:space="preserve"> AS X</w:t>
      </w:r>
    </w:p>
    <w:p w14:paraId="0CA51715"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 xml:space="preserve">  ON X.ID = </w:t>
      </w:r>
      <w:proofErr w:type="spellStart"/>
      <w:proofErr w:type="gramStart"/>
      <w:r w:rsidRPr="007B0785">
        <w:rPr>
          <w:rFonts w:ascii="Courier New" w:hAnsi="Courier New" w:cs="Courier New"/>
          <w:sz w:val="20"/>
          <w:szCs w:val="20"/>
        </w:rPr>
        <w:t>H.DensityBoardDistanceClassID</w:t>
      </w:r>
      <w:proofErr w:type="spellEnd"/>
      <w:proofErr w:type="gramEnd"/>
    </w:p>
    <w:p w14:paraId="34734557" w14:textId="77777777" w:rsidR="009E1164" w:rsidRPr="007B0785" w:rsidRDefault="009E1164" w:rsidP="009E1164">
      <w:pPr>
        <w:autoSpaceDE w:val="0"/>
        <w:autoSpaceDN w:val="0"/>
        <w:adjustRightInd w:val="0"/>
        <w:rPr>
          <w:rFonts w:ascii="Courier New" w:hAnsi="Courier New" w:cs="Courier New"/>
          <w:sz w:val="20"/>
          <w:szCs w:val="20"/>
        </w:rPr>
      </w:pPr>
    </w:p>
    <w:p w14:paraId="4537E3BC"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WHERE (LEFT(</w:t>
      </w:r>
      <w:proofErr w:type="gramStart"/>
      <w:r w:rsidRPr="007B0785">
        <w:rPr>
          <w:rFonts w:ascii="Courier New" w:hAnsi="Courier New" w:cs="Courier New"/>
          <w:sz w:val="20"/>
          <w:szCs w:val="20"/>
        </w:rPr>
        <w:t>L.LocationName</w:t>
      </w:r>
      <w:proofErr w:type="gramEnd"/>
      <w:r w:rsidRPr="007B0785">
        <w:rPr>
          <w:rFonts w:ascii="Courier New" w:hAnsi="Courier New" w:cs="Courier New"/>
          <w:sz w:val="20"/>
          <w:szCs w:val="20"/>
        </w:rPr>
        <w:t>,4) = 'TAPR')</w:t>
      </w:r>
    </w:p>
    <w:p w14:paraId="0C2887EE"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 xml:space="preserve">ORDER BY </w:t>
      </w:r>
      <w:proofErr w:type="gramStart"/>
      <w:r w:rsidRPr="007B0785">
        <w:rPr>
          <w:rFonts w:ascii="Courier New" w:hAnsi="Courier New" w:cs="Courier New"/>
          <w:sz w:val="20"/>
          <w:szCs w:val="20"/>
        </w:rPr>
        <w:t>Right(</w:t>
      </w:r>
      <w:proofErr w:type="gramEnd"/>
      <w:r w:rsidRPr="007B0785">
        <w:rPr>
          <w:rFonts w:ascii="Courier New" w:hAnsi="Courier New" w:cs="Courier New"/>
          <w:sz w:val="20"/>
          <w:szCs w:val="20"/>
        </w:rPr>
        <w:t xml:space="preserve">Left(E.EventDateTime,11),4), Plot, </w:t>
      </w:r>
      <w:proofErr w:type="spellStart"/>
      <w:r w:rsidRPr="007B0785">
        <w:rPr>
          <w:rFonts w:ascii="Courier New" w:hAnsi="Courier New" w:cs="Courier New"/>
          <w:sz w:val="20"/>
          <w:szCs w:val="20"/>
        </w:rPr>
        <w:t>SubPlot</w:t>
      </w:r>
      <w:proofErr w:type="spellEnd"/>
      <w:r w:rsidRPr="007B0785">
        <w:rPr>
          <w:rFonts w:ascii="Courier New" w:hAnsi="Courier New" w:cs="Courier New"/>
          <w:sz w:val="20"/>
          <w:szCs w:val="20"/>
        </w:rPr>
        <w:t>,  Distance, Height</w:t>
      </w:r>
    </w:p>
    <w:p w14:paraId="09F366C4" w14:textId="77777777" w:rsidR="00B86623" w:rsidRPr="00E84D90" w:rsidRDefault="00B86623" w:rsidP="00F76B5B">
      <w:pPr>
        <w:spacing w:after="200"/>
        <w:rPr>
          <w:rFonts w:eastAsia="Arial"/>
        </w:rPr>
      </w:pPr>
    </w:p>
    <w:p w14:paraId="59BA349C" w14:textId="77777777" w:rsidR="00B86623" w:rsidRPr="00E84D90" w:rsidRDefault="00B86623" w:rsidP="00F76B5B">
      <w:pPr>
        <w:spacing w:after="200"/>
        <w:rPr>
          <w:rFonts w:eastAsia="Arial"/>
        </w:rPr>
      </w:pPr>
    </w:p>
    <w:p w14:paraId="5781227B" w14:textId="77777777" w:rsidR="00B86623" w:rsidRPr="00E84D90" w:rsidRDefault="00B86623" w:rsidP="00F76B5B">
      <w:pPr>
        <w:spacing w:after="200"/>
        <w:rPr>
          <w:rFonts w:eastAsia="Arial"/>
        </w:rPr>
      </w:pPr>
    </w:p>
    <w:p w14:paraId="1014B269" w14:textId="77777777" w:rsidR="00B86623" w:rsidRPr="00E84D90" w:rsidRDefault="00B86623" w:rsidP="00F76B5B">
      <w:pPr>
        <w:spacing w:after="200"/>
        <w:rPr>
          <w:rFonts w:eastAsia="Arial"/>
        </w:rPr>
      </w:pPr>
    </w:p>
    <w:p w14:paraId="050D24F0" w14:textId="77777777" w:rsidR="00B86623" w:rsidRPr="00E84D90" w:rsidRDefault="00B86623" w:rsidP="00F76B5B">
      <w:pPr>
        <w:spacing w:after="200"/>
        <w:rPr>
          <w:rFonts w:eastAsia="Arial"/>
        </w:rPr>
      </w:pPr>
    </w:p>
    <w:p w14:paraId="644EC6E7" w14:textId="77777777" w:rsidR="00B86623" w:rsidRPr="00E84D90" w:rsidRDefault="00B86623" w:rsidP="00F76B5B">
      <w:pPr>
        <w:spacing w:after="200"/>
        <w:rPr>
          <w:rFonts w:eastAsia="Arial"/>
        </w:rPr>
      </w:pPr>
    </w:p>
    <w:p w14:paraId="3D318334" w14:textId="77777777" w:rsidR="00B86623" w:rsidRPr="00E84D90" w:rsidRDefault="00B86623" w:rsidP="00F76B5B">
      <w:pPr>
        <w:spacing w:after="200"/>
        <w:rPr>
          <w:rFonts w:eastAsia="Arial"/>
        </w:rPr>
      </w:pPr>
    </w:p>
    <w:p w14:paraId="2F834253" w14:textId="77777777" w:rsidR="00B86623" w:rsidRPr="00E84D90" w:rsidRDefault="00B86623" w:rsidP="00F76B5B">
      <w:pPr>
        <w:spacing w:after="200"/>
        <w:rPr>
          <w:rFonts w:eastAsia="Arial"/>
        </w:rPr>
      </w:pPr>
    </w:p>
    <w:p w14:paraId="59943B39" w14:textId="77777777" w:rsidR="00B86623" w:rsidRPr="00E84D90" w:rsidRDefault="00B86623" w:rsidP="00F76B5B">
      <w:pPr>
        <w:spacing w:after="200"/>
        <w:rPr>
          <w:rFonts w:eastAsia="Arial"/>
        </w:rPr>
      </w:pPr>
    </w:p>
    <w:p w14:paraId="26B0E814" w14:textId="77777777" w:rsidR="00B86623" w:rsidRPr="00E84D90" w:rsidRDefault="00B86623" w:rsidP="00F76B5B">
      <w:pPr>
        <w:spacing w:after="200"/>
        <w:rPr>
          <w:rFonts w:eastAsia="Arial"/>
        </w:rPr>
      </w:pPr>
    </w:p>
    <w:p w14:paraId="6BC41018" w14:textId="77777777" w:rsidR="00B86623" w:rsidRPr="00E84D90" w:rsidRDefault="00B86623" w:rsidP="00F76B5B">
      <w:pPr>
        <w:spacing w:after="200"/>
        <w:rPr>
          <w:rFonts w:eastAsia="Arial"/>
        </w:rPr>
      </w:pPr>
    </w:p>
    <w:p w14:paraId="5BAA57D6" w14:textId="77777777" w:rsidR="00B86623" w:rsidRPr="00E84D90" w:rsidRDefault="00B86623" w:rsidP="00F76B5B">
      <w:pPr>
        <w:spacing w:after="200"/>
        <w:rPr>
          <w:rFonts w:eastAsia="Arial"/>
        </w:rPr>
      </w:pPr>
    </w:p>
    <w:p w14:paraId="30F894F8" w14:textId="77777777" w:rsidR="00B86623" w:rsidRPr="00E84D90" w:rsidRDefault="00B86623" w:rsidP="00F76B5B">
      <w:pPr>
        <w:spacing w:after="200"/>
        <w:rPr>
          <w:rFonts w:eastAsia="Arial"/>
        </w:rPr>
      </w:pPr>
    </w:p>
    <w:p w14:paraId="4B77BAF8" w14:textId="77777777" w:rsidR="00B86623" w:rsidRPr="00E84D90" w:rsidRDefault="009E1164" w:rsidP="00F76B5B">
      <w:pPr>
        <w:spacing w:after="200"/>
        <w:rPr>
          <w:rFonts w:eastAsia="Arial"/>
        </w:rPr>
      </w:pPr>
      <w:r w:rsidRPr="00E84D90">
        <w:rPr>
          <w:noProof/>
        </w:rPr>
        <w:lastRenderedPageBreak/>
        <w:drawing>
          <wp:inline distT="0" distB="0" distL="0" distR="0" wp14:anchorId="6E9A69DB" wp14:editId="34DBDE56">
            <wp:extent cx="3771900" cy="4724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1900" cy="4724400"/>
                    </a:xfrm>
                    <a:prstGeom prst="rect">
                      <a:avLst/>
                    </a:prstGeom>
                  </pic:spPr>
                </pic:pic>
              </a:graphicData>
            </a:graphic>
          </wp:inline>
        </w:drawing>
      </w:r>
    </w:p>
    <w:p w14:paraId="4B4CA3DE" w14:textId="77777777" w:rsidR="00B86623" w:rsidRPr="00E84D90" w:rsidRDefault="00B86623" w:rsidP="00F76B5B">
      <w:pPr>
        <w:spacing w:after="200"/>
        <w:rPr>
          <w:rFonts w:eastAsia="Arial"/>
        </w:rPr>
      </w:pPr>
    </w:p>
    <w:p w14:paraId="56376B71" w14:textId="77777777" w:rsidR="00B86623" w:rsidRPr="00E84D90" w:rsidRDefault="00B86623" w:rsidP="00F76B5B">
      <w:pPr>
        <w:spacing w:after="200"/>
        <w:rPr>
          <w:rFonts w:eastAsia="Arial"/>
        </w:rPr>
      </w:pPr>
    </w:p>
    <w:p w14:paraId="2721A831" w14:textId="77777777" w:rsidR="00B86623" w:rsidRPr="00E84D90" w:rsidRDefault="00B86623" w:rsidP="00F76B5B">
      <w:pPr>
        <w:spacing w:after="200"/>
        <w:rPr>
          <w:rFonts w:eastAsia="Arial"/>
        </w:rPr>
      </w:pPr>
    </w:p>
    <w:p w14:paraId="513E26FB" w14:textId="77777777" w:rsidR="00B86623" w:rsidRPr="00E84D90" w:rsidRDefault="00B86623" w:rsidP="00F76B5B">
      <w:pPr>
        <w:spacing w:after="200"/>
        <w:rPr>
          <w:rFonts w:eastAsia="Arial"/>
        </w:rPr>
      </w:pPr>
    </w:p>
    <w:p w14:paraId="586A5A73" w14:textId="77777777" w:rsidR="00B86623" w:rsidRPr="00E84D90" w:rsidRDefault="00B86623" w:rsidP="00F76B5B">
      <w:pPr>
        <w:spacing w:after="200"/>
        <w:rPr>
          <w:rFonts w:eastAsia="Arial"/>
        </w:rPr>
      </w:pPr>
    </w:p>
    <w:p w14:paraId="031CE3DE" w14:textId="77777777" w:rsidR="00B86623" w:rsidRPr="00E84D90" w:rsidRDefault="00B86623" w:rsidP="00F76B5B">
      <w:pPr>
        <w:spacing w:after="200"/>
        <w:rPr>
          <w:rFonts w:eastAsia="Arial"/>
        </w:rPr>
      </w:pPr>
    </w:p>
    <w:p w14:paraId="065E7951" w14:textId="77777777" w:rsidR="00B86623" w:rsidRPr="00E84D90" w:rsidRDefault="00B86623" w:rsidP="00F76B5B">
      <w:pPr>
        <w:spacing w:after="200"/>
        <w:rPr>
          <w:rFonts w:eastAsia="Arial"/>
          <w:b/>
          <w:i/>
        </w:rPr>
      </w:pPr>
    </w:p>
    <w:p w14:paraId="7160DEB5" w14:textId="77777777" w:rsidR="00B86623" w:rsidRPr="00E84D90" w:rsidRDefault="00B86623" w:rsidP="00F76B5B">
      <w:pPr>
        <w:spacing w:after="200"/>
        <w:rPr>
          <w:rFonts w:eastAsia="Arial"/>
          <w:b/>
          <w:i/>
        </w:rPr>
      </w:pPr>
    </w:p>
    <w:p w14:paraId="2C4CC520" w14:textId="77777777" w:rsidR="00B86623" w:rsidRPr="00E84D90" w:rsidRDefault="00B86623" w:rsidP="00F76B5B">
      <w:pPr>
        <w:spacing w:after="200"/>
        <w:rPr>
          <w:rFonts w:eastAsia="Arial"/>
          <w:b/>
          <w:i/>
        </w:rPr>
      </w:pPr>
    </w:p>
    <w:p w14:paraId="18331F3D" w14:textId="77777777" w:rsidR="00B86623" w:rsidRPr="00E84D90" w:rsidRDefault="00B86623" w:rsidP="00F76B5B">
      <w:pPr>
        <w:spacing w:after="200"/>
        <w:rPr>
          <w:rFonts w:eastAsia="Arial"/>
          <w:b/>
          <w:i/>
        </w:rPr>
      </w:pPr>
    </w:p>
    <w:p w14:paraId="7C422CFD" w14:textId="77777777" w:rsidR="00B86623" w:rsidRPr="00E84D90" w:rsidRDefault="00B86623" w:rsidP="00F76B5B">
      <w:pPr>
        <w:spacing w:after="200"/>
        <w:rPr>
          <w:rFonts w:eastAsia="Arial"/>
          <w:b/>
          <w:i/>
        </w:rPr>
      </w:pPr>
    </w:p>
    <w:p w14:paraId="11C4F134" w14:textId="77777777" w:rsidR="00F76B5B" w:rsidRPr="005A1B74" w:rsidRDefault="00F76B5B" w:rsidP="00F76B5B">
      <w:pPr>
        <w:spacing w:after="200"/>
        <w:rPr>
          <w:rFonts w:ascii="Arial" w:eastAsia="Arial" w:hAnsi="Arial" w:cs="Arial"/>
          <w:b/>
        </w:rPr>
      </w:pPr>
      <w:r w:rsidRPr="005A1B74">
        <w:rPr>
          <w:rFonts w:ascii="Arial" w:eastAsia="Arial" w:hAnsi="Arial" w:cs="Arial"/>
          <w:b/>
        </w:rPr>
        <w:lastRenderedPageBreak/>
        <w:t xml:space="preserve">Appendix 6.3. </w:t>
      </w:r>
      <w:r w:rsidRPr="005A1B74">
        <w:rPr>
          <w:rFonts w:ascii="Arial" w:eastAsia="Arial" w:hAnsi="Arial" w:cs="Arial"/>
        </w:rPr>
        <w:t>Protocol Traceability</w:t>
      </w:r>
    </w:p>
    <w:p w14:paraId="4B662524" w14:textId="77777777" w:rsidR="00F76B5B" w:rsidRPr="005A1B74" w:rsidRDefault="00F76B5B" w:rsidP="00F76B5B">
      <w:pPr>
        <w:pBdr>
          <w:top w:val="nil"/>
          <w:left w:val="nil"/>
          <w:bottom w:val="nil"/>
          <w:right w:val="nil"/>
          <w:between w:val="nil"/>
        </w:pBdr>
        <w:spacing w:after="200" w:line="276" w:lineRule="auto"/>
        <w:rPr>
          <w:sz w:val="23"/>
          <w:szCs w:val="23"/>
        </w:rPr>
      </w:pPr>
      <w:r w:rsidRPr="005A1B74">
        <w:rPr>
          <w:sz w:val="23"/>
          <w:szCs w:val="23"/>
        </w:rPr>
        <w:t>Inventory and Monitoring Division Database Standards (</w:t>
      </w:r>
      <w:proofErr w:type="spellStart"/>
      <w:r w:rsidRPr="005A1B74">
        <w:rPr>
          <w:sz w:val="23"/>
          <w:szCs w:val="23"/>
        </w:rPr>
        <w:t>Frakes</w:t>
      </w:r>
      <w:proofErr w:type="spellEnd"/>
      <w:r w:rsidRPr="005A1B74">
        <w:rPr>
          <w:sz w:val="23"/>
          <w:szCs w:val="23"/>
        </w:rPr>
        <w:t xml:space="preserve"> et al. 2015) requires every datum to be unambiguously traceable to a specific version of a monitoring protocol</w:t>
      </w:r>
      <w:r w:rsidR="00037408">
        <w:rPr>
          <w:sz w:val="23"/>
          <w:szCs w:val="23"/>
        </w:rPr>
        <w:t>, a Quality Assurance P</w:t>
      </w:r>
      <w:r w:rsidR="00D32177">
        <w:rPr>
          <w:sz w:val="23"/>
          <w:szCs w:val="23"/>
        </w:rPr>
        <w:t>lan</w:t>
      </w:r>
      <w:r w:rsidR="00037408">
        <w:rPr>
          <w:sz w:val="23"/>
          <w:szCs w:val="23"/>
        </w:rPr>
        <w:t>, and suite of Standard Operating P</w:t>
      </w:r>
      <w:r w:rsidRPr="005A1B74">
        <w:rPr>
          <w:sz w:val="23"/>
          <w:szCs w:val="23"/>
        </w:rPr>
        <w:t xml:space="preserve">rocedures. </w:t>
      </w:r>
    </w:p>
    <w:p w14:paraId="28ABBA55" w14:textId="77777777" w:rsidR="00F76B5B" w:rsidRPr="005A1B74" w:rsidRDefault="00F76B5B" w:rsidP="00F76B5B">
      <w:pPr>
        <w:pBdr>
          <w:top w:val="nil"/>
          <w:left w:val="nil"/>
          <w:bottom w:val="nil"/>
          <w:right w:val="nil"/>
          <w:between w:val="nil"/>
        </w:pBdr>
        <w:spacing w:after="200" w:line="276" w:lineRule="auto"/>
        <w:rPr>
          <w:sz w:val="23"/>
          <w:szCs w:val="23"/>
        </w:rPr>
      </w:pPr>
      <w:r w:rsidRPr="005A1B74">
        <w:rPr>
          <w:sz w:val="23"/>
          <w:szCs w:val="23"/>
        </w:rPr>
        <w:t xml:space="preserve">The database contains tables that document the assigned data processing level and identifies the protocol narrative, </w:t>
      </w:r>
      <w:r w:rsidR="00D32177">
        <w:rPr>
          <w:sz w:val="23"/>
          <w:szCs w:val="23"/>
        </w:rPr>
        <w:t>Standard O</w:t>
      </w:r>
      <w:r w:rsidR="00037408">
        <w:rPr>
          <w:sz w:val="23"/>
          <w:szCs w:val="23"/>
        </w:rPr>
        <w:t>perating P</w:t>
      </w:r>
      <w:r w:rsidR="00D32177">
        <w:rPr>
          <w:sz w:val="23"/>
          <w:szCs w:val="23"/>
        </w:rPr>
        <w:t>rocedures</w:t>
      </w:r>
      <w:r w:rsidRPr="005A1B74">
        <w:rPr>
          <w:sz w:val="23"/>
          <w:szCs w:val="23"/>
        </w:rPr>
        <w:t xml:space="preserve">, and </w:t>
      </w:r>
      <w:r w:rsidR="00D32177" w:rsidRPr="00CC2E27">
        <w:rPr>
          <w:sz w:val="23"/>
          <w:szCs w:val="23"/>
        </w:rPr>
        <w:t>Q</w:t>
      </w:r>
      <w:r w:rsidR="00D32177">
        <w:rPr>
          <w:sz w:val="23"/>
          <w:szCs w:val="23"/>
        </w:rPr>
        <w:t xml:space="preserve">uality </w:t>
      </w:r>
      <w:r w:rsidR="00D32177" w:rsidRPr="00CC2E27">
        <w:rPr>
          <w:sz w:val="23"/>
          <w:szCs w:val="23"/>
        </w:rPr>
        <w:t>A</w:t>
      </w:r>
      <w:r w:rsidR="00D32177">
        <w:rPr>
          <w:sz w:val="23"/>
          <w:szCs w:val="23"/>
        </w:rPr>
        <w:t xml:space="preserve">ssurance </w:t>
      </w:r>
      <w:r w:rsidR="00D32177" w:rsidRPr="00CC2E27">
        <w:rPr>
          <w:sz w:val="23"/>
          <w:szCs w:val="23"/>
        </w:rPr>
        <w:t>P</w:t>
      </w:r>
      <w:r w:rsidR="00D32177">
        <w:rPr>
          <w:sz w:val="23"/>
          <w:szCs w:val="23"/>
        </w:rPr>
        <w:t>lan</w:t>
      </w:r>
      <w:r w:rsidRPr="005A1B74">
        <w:rPr>
          <w:sz w:val="23"/>
          <w:szCs w:val="23"/>
        </w:rPr>
        <w:t xml:space="preserve"> used for each sampling period. This makes the assigned methods traceable to the record level throu</w:t>
      </w:r>
      <w:r w:rsidR="001A7073" w:rsidRPr="005A1B74">
        <w:rPr>
          <w:sz w:val="23"/>
          <w:szCs w:val="23"/>
        </w:rPr>
        <w:t xml:space="preserve">gh the </w:t>
      </w:r>
      <w:proofErr w:type="spellStart"/>
      <w:r w:rsidR="001A7073" w:rsidRPr="005A1B74">
        <w:rPr>
          <w:sz w:val="23"/>
          <w:szCs w:val="23"/>
        </w:rPr>
        <w:t>PeriodID</w:t>
      </w:r>
      <w:proofErr w:type="spellEnd"/>
      <w:r w:rsidR="001A7073" w:rsidRPr="005A1B74">
        <w:rPr>
          <w:sz w:val="23"/>
          <w:szCs w:val="23"/>
        </w:rPr>
        <w:t xml:space="preserve"> (see Figure 6A.</w:t>
      </w:r>
      <w:r w:rsidRPr="005A1B74">
        <w:rPr>
          <w:sz w:val="23"/>
          <w:szCs w:val="23"/>
        </w:rPr>
        <w:t>1).</w:t>
      </w:r>
    </w:p>
    <w:p w14:paraId="5F182A11" w14:textId="77777777" w:rsidR="00F76B5B" w:rsidRPr="005A1B74" w:rsidRDefault="00F76B5B" w:rsidP="00F76B5B">
      <w:pPr>
        <w:pBdr>
          <w:top w:val="nil"/>
          <w:left w:val="nil"/>
          <w:bottom w:val="nil"/>
          <w:right w:val="nil"/>
          <w:between w:val="nil"/>
        </w:pBdr>
        <w:spacing w:after="200" w:line="276" w:lineRule="auto"/>
        <w:rPr>
          <w:sz w:val="23"/>
          <w:szCs w:val="23"/>
        </w:rPr>
      </w:pPr>
      <w:r w:rsidRPr="005A1B74">
        <w:rPr>
          <w:sz w:val="23"/>
          <w:szCs w:val="23"/>
        </w:rPr>
        <w:t xml:space="preserve">As versions change, the project lead works with the data manager to create </w:t>
      </w:r>
      <w:r w:rsidR="00037408">
        <w:rPr>
          <w:sz w:val="23"/>
          <w:szCs w:val="23"/>
        </w:rPr>
        <w:t>a new collection of narrative, Quality Assurance P</w:t>
      </w:r>
      <w:r w:rsidRPr="005A1B74">
        <w:rPr>
          <w:sz w:val="23"/>
          <w:szCs w:val="23"/>
        </w:rPr>
        <w:t>lan, and S</w:t>
      </w:r>
      <w:r w:rsidR="00037408">
        <w:rPr>
          <w:sz w:val="23"/>
          <w:szCs w:val="23"/>
        </w:rPr>
        <w:t xml:space="preserve">tandard </w:t>
      </w:r>
      <w:r w:rsidRPr="005A1B74">
        <w:rPr>
          <w:sz w:val="23"/>
          <w:szCs w:val="23"/>
        </w:rPr>
        <w:t>O</w:t>
      </w:r>
      <w:r w:rsidR="00037408">
        <w:rPr>
          <w:sz w:val="23"/>
          <w:szCs w:val="23"/>
        </w:rPr>
        <w:t xml:space="preserve">perating </w:t>
      </w:r>
      <w:r w:rsidRPr="005A1B74">
        <w:rPr>
          <w:sz w:val="23"/>
          <w:szCs w:val="23"/>
        </w:rPr>
        <w:t>P</w:t>
      </w:r>
      <w:r w:rsidR="00037408">
        <w:rPr>
          <w:sz w:val="23"/>
          <w:szCs w:val="23"/>
        </w:rPr>
        <w:t xml:space="preserve">rocedures. </w:t>
      </w:r>
      <w:r w:rsidRPr="005A1B74">
        <w:rPr>
          <w:sz w:val="23"/>
          <w:szCs w:val="23"/>
        </w:rPr>
        <w:t xml:space="preserve">This becomes the new default for the </w:t>
      </w:r>
      <w:proofErr w:type="spellStart"/>
      <w:r w:rsidRPr="005A1B74">
        <w:rPr>
          <w:sz w:val="23"/>
          <w:szCs w:val="23"/>
        </w:rPr>
        <w:t>ProtSOPQAPCollectionID</w:t>
      </w:r>
      <w:proofErr w:type="spellEnd"/>
      <w:r w:rsidRPr="005A1B74">
        <w:rPr>
          <w:sz w:val="23"/>
          <w:szCs w:val="23"/>
        </w:rPr>
        <w:t xml:space="preserve"> field.</w:t>
      </w:r>
    </w:p>
    <w:p w14:paraId="3D12AA30" w14:textId="77777777" w:rsidR="00F76B5B" w:rsidRPr="00E84D90" w:rsidRDefault="00F76B5B" w:rsidP="00F76B5B">
      <w:pPr>
        <w:pBdr>
          <w:top w:val="nil"/>
          <w:left w:val="nil"/>
          <w:bottom w:val="nil"/>
          <w:right w:val="nil"/>
          <w:between w:val="nil"/>
        </w:pBdr>
        <w:spacing w:after="200" w:line="276" w:lineRule="auto"/>
      </w:pPr>
      <w:r w:rsidRPr="007B619B">
        <w:rPr>
          <w:noProof/>
          <w:highlight w:val="yellow"/>
        </w:rPr>
        <w:drawing>
          <wp:inline distT="0" distB="0" distL="0" distR="0" wp14:anchorId="71ED52BE" wp14:editId="388C4A7F">
            <wp:extent cx="5943600" cy="30607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5943600" cy="3060700"/>
                    </a:xfrm>
                    <a:prstGeom prst="rect">
                      <a:avLst/>
                    </a:prstGeom>
                    <a:ln/>
                  </pic:spPr>
                </pic:pic>
              </a:graphicData>
            </a:graphic>
          </wp:inline>
        </w:drawing>
      </w:r>
    </w:p>
    <w:p w14:paraId="1017CF61" w14:textId="77777777" w:rsidR="00F76B5B" w:rsidRPr="005A1B74" w:rsidRDefault="001A7073" w:rsidP="00F76B5B">
      <w:pPr>
        <w:spacing w:before="120" w:after="200"/>
        <w:rPr>
          <w:rFonts w:ascii="Arial" w:hAnsi="Arial" w:cs="Arial"/>
          <w:sz w:val="20"/>
          <w:szCs w:val="20"/>
        </w:rPr>
      </w:pPr>
      <w:r w:rsidRPr="005A1B74">
        <w:rPr>
          <w:rFonts w:ascii="Arial" w:eastAsia="Arial" w:hAnsi="Arial" w:cs="Arial"/>
          <w:b/>
          <w:sz w:val="20"/>
          <w:szCs w:val="20"/>
        </w:rPr>
        <w:t>Figure 6A.</w:t>
      </w:r>
      <w:r w:rsidR="00F76B5B" w:rsidRPr="005A1B74">
        <w:rPr>
          <w:rFonts w:ascii="Arial" w:eastAsia="Arial" w:hAnsi="Arial" w:cs="Arial"/>
          <w:b/>
          <w:sz w:val="20"/>
          <w:szCs w:val="20"/>
        </w:rPr>
        <w:t>1.</w:t>
      </w:r>
      <w:r w:rsidRPr="005A1B74">
        <w:rPr>
          <w:rFonts w:ascii="Arial" w:eastAsia="Arial" w:hAnsi="Arial" w:cs="Arial"/>
          <w:sz w:val="20"/>
          <w:szCs w:val="20"/>
        </w:rPr>
        <w:t xml:space="preserve"> Breeding bird</w:t>
      </w:r>
      <w:r w:rsidR="00F76B5B" w:rsidRPr="005A1B74">
        <w:rPr>
          <w:rFonts w:ascii="Arial" w:eastAsia="Arial" w:hAnsi="Arial" w:cs="Arial"/>
          <w:sz w:val="20"/>
          <w:szCs w:val="20"/>
        </w:rPr>
        <w:t xml:space="preserve"> database tables and their relationship for documenting the specific versions of the protocol narrative, individual SOPs, and Quality Assurance Plan followed for each sampling period. </w:t>
      </w:r>
      <w:r w:rsidR="007B619B" w:rsidRPr="005A1B74">
        <w:rPr>
          <w:rFonts w:ascii="Arial" w:eastAsia="Arial" w:hAnsi="Arial" w:cs="Arial"/>
          <w:sz w:val="20"/>
          <w:szCs w:val="20"/>
          <w:highlight w:val="yellow"/>
        </w:rPr>
        <w:t>Replace with ERD from Breeding Bird Protocol Traceability Application.</w:t>
      </w:r>
    </w:p>
    <w:p w14:paraId="7C7B6AD7" w14:textId="77777777" w:rsidR="00F76B5B" w:rsidRPr="00E84D90" w:rsidRDefault="00F76B5B" w:rsidP="00F76B5B"/>
    <w:p w14:paraId="25BEB98F" w14:textId="77777777" w:rsidR="00F76B5B" w:rsidRPr="00E84D90" w:rsidRDefault="00F76B5B" w:rsidP="00F76B5B">
      <w:pPr>
        <w:rPr>
          <w:rFonts w:eastAsia="Arial"/>
          <w:b/>
          <w:i/>
        </w:rPr>
      </w:pPr>
      <w:r w:rsidRPr="00E84D90">
        <w:br w:type="page"/>
      </w:r>
    </w:p>
    <w:p w14:paraId="20E17BBE" w14:textId="77777777" w:rsidR="00F76B5B" w:rsidRPr="005A1B74" w:rsidRDefault="00F76B5B" w:rsidP="00F76B5B">
      <w:pPr>
        <w:spacing w:after="200"/>
        <w:rPr>
          <w:rFonts w:ascii="Arial" w:eastAsia="Arial" w:hAnsi="Arial" w:cs="Arial"/>
          <w:b/>
        </w:rPr>
      </w:pPr>
      <w:r w:rsidRPr="005A1B74">
        <w:rPr>
          <w:rFonts w:ascii="Arial" w:eastAsia="Arial" w:hAnsi="Arial" w:cs="Arial"/>
          <w:b/>
        </w:rPr>
        <w:lastRenderedPageBreak/>
        <w:t xml:space="preserve">Appendix 6.4. </w:t>
      </w:r>
      <w:r w:rsidRPr="005A1B74">
        <w:rPr>
          <w:rFonts w:ascii="Arial" w:eastAsia="Arial" w:hAnsi="Arial" w:cs="Arial"/>
        </w:rPr>
        <w:t>Data Processing Level</w:t>
      </w:r>
    </w:p>
    <w:p w14:paraId="0554E4DE" w14:textId="77777777" w:rsidR="00F76B5B" w:rsidRPr="005A1B74" w:rsidRDefault="00F76B5B" w:rsidP="00F76B5B">
      <w:pPr>
        <w:spacing w:after="200" w:line="276" w:lineRule="auto"/>
        <w:rPr>
          <w:sz w:val="23"/>
          <w:szCs w:val="23"/>
        </w:rPr>
      </w:pPr>
      <w:r w:rsidRPr="005A1B74">
        <w:rPr>
          <w:sz w:val="23"/>
          <w:szCs w:val="23"/>
        </w:rPr>
        <w:t>Natural Resource Stewardship and Science, Inventory and Monitoring Division policy and guidance require a data processing level be assigned to all data. (</w:t>
      </w:r>
      <w:proofErr w:type="spellStart"/>
      <w:r w:rsidRPr="005A1B74">
        <w:rPr>
          <w:sz w:val="23"/>
          <w:szCs w:val="23"/>
        </w:rPr>
        <w:t>Frakes</w:t>
      </w:r>
      <w:proofErr w:type="spellEnd"/>
      <w:r w:rsidRPr="005A1B74">
        <w:rPr>
          <w:sz w:val="23"/>
          <w:szCs w:val="23"/>
        </w:rPr>
        <w:t>, et al. 2015, N</w:t>
      </w:r>
      <w:r w:rsidR="00547A08">
        <w:rPr>
          <w:sz w:val="23"/>
          <w:szCs w:val="23"/>
        </w:rPr>
        <w:t xml:space="preserve">ational </w:t>
      </w:r>
      <w:r w:rsidRPr="005A1B74">
        <w:rPr>
          <w:sz w:val="23"/>
          <w:szCs w:val="23"/>
        </w:rPr>
        <w:t>P</w:t>
      </w:r>
      <w:r w:rsidR="00547A08">
        <w:rPr>
          <w:sz w:val="23"/>
          <w:szCs w:val="23"/>
        </w:rPr>
        <w:t>ark Service</w:t>
      </w:r>
      <w:r w:rsidRPr="005A1B74">
        <w:rPr>
          <w:sz w:val="23"/>
          <w:szCs w:val="23"/>
        </w:rPr>
        <w:t xml:space="preserve"> 2016, </w:t>
      </w:r>
      <w:proofErr w:type="spellStart"/>
      <w:proofErr w:type="gramStart"/>
      <w:r w:rsidRPr="005A1B74">
        <w:rPr>
          <w:sz w:val="23"/>
          <w:szCs w:val="23"/>
        </w:rPr>
        <w:t>Frakes</w:t>
      </w:r>
      <w:proofErr w:type="spellEnd"/>
      <w:proofErr w:type="gramEnd"/>
      <w:r w:rsidRPr="005A1B74">
        <w:rPr>
          <w:sz w:val="23"/>
          <w:szCs w:val="23"/>
        </w:rPr>
        <w:t xml:space="preserve"> and Kingston 2017). Data processing levels provide a standardized way of defining the degree that QA/QC has been per</w:t>
      </w:r>
      <w:r w:rsidR="00A874FC" w:rsidRPr="005A1B74">
        <w:rPr>
          <w:sz w:val="23"/>
          <w:szCs w:val="23"/>
        </w:rPr>
        <w:t>formed on a data set. Table 6.A.1</w:t>
      </w:r>
      <w:r w:rsidRPr="005A1B74">
        <w:rPr>
          <w:sz w:val="23"/>
          <w:szCs w:val="23"/>
        </w:rPr>
        <w:t xml:space="preserve"> describes certification levels based on the documented quality assurance and quality control procedures applied to a data set.</w:t>
      </w:r>
    </w:p>
    <w:p w14:paraId="24DCDF02" w14:textId="77777777" w:rsidR="00F76B5B" w:rsidRPr="000F4AE9" w:rsidRDefault="001A7073" w:rsidP="00F76B5B">
      <w:pPr>
        <w:pBdr>
          <w:top w:val="nil"/>
          <w:left w:val="nil"/>
          <w:bottom w:val="nil"/>
          <w:right w:val="nil"/>
          <w:between w:val="nil"/>
        </w:pBdr>
        <w:spacing w:before="20" w:after="20"/>
        <w:rPr>
          <w:rFonts w:ascii="Arial" w:eastAsia="Arial" w:hAnsi="Arial" w:cs="Arial"/>
          <w:sz w:val="20"/>
          <w:szCs w:val="20"/>
        </w:rPr>
      </w:pPr>
      <w:r w:rsidRPr="000F4AE9">
        <w:rPr>
          <w:rFonts w:ascii="Arial" w:eastAsia="Arial" w:hAnsi="Arial" w:cs="Arial"/>
          <w:b/>
          <w:sz w:val="20"/>
          <w:szCs w:val="20"/>
        </w:rPr>
        <w:t>Table 6A.</w:t>
      </w:r>
      <w:r w:rsidR="00F76B5B" w:rsidRPr="000F4AE9">
        <w:rPr>
          <w:rFonts w:ascii="Arial" w:eastAsia="Arial" w:hAnsi="Arial" w:cs="Arial"/>
          <w:b/>
          <w:sz w:val="20"/>
          <w:szCs w:val="20"/>
        </w:rPr>
        <w:t>1</w:t>
      </w:r>
      <w:r w:rsidR="00F76B5B" w:rsidRPr="000F4AE9">
        <w:rPr>
          <w:rFonts w:ascii="Arial" w:eastAsia="Arial" w:hAnsi="Arial" w:cs="Arial"/>
          <w:sz w:val="20"/>
          <w:szCs w:val="20"/>
        </w:rPr>
        <w:t>. Data processing certification levels based on the documented quality assurance and quality control procedures applied to a data set. (</w:t>
      </w:r>
      <w:proofErr w:type="gramStart"/>
      <w:r w:rsidR="00F76B5B" w:rsidRPr="000F4AE9">
        <w:rPr>
          <w:rFonts w:ascii="Arial" w:eastAsia="Arial" w:hAnsi="Arial" w:cs="Arial"/>
          <w:sz w:val="20"/>
          <w:szCs w:val="20"/>
        </w:rPr>
        <w:t>taken</w:t>
      </w:r>
      <w:proofErr w:type="gramEnd"/>
      <w:r w:rsidR="00F76B5B" w:rsidRPr="000F4AE9">
        <w:rPr>
          <w:rFonts w:ascii="Arial" w:eastAsia="Arial" w:hAnsi="Arial" w:cs="Arial"/>
          <w:sz w:val="20"/>
          <w:szCs w:val="20"/>
        </w:rPr>
        <w:t xml:space="preserve"> from Minimum Implementation Standards for Network Projects, </w:t>
      </w:r>
      <w:proofErr w:type="spellStart"/>
      <w:r w:rsidR="00F76B5B" w:rsidRPr="000F4AE9">
        <w:rPr>
          <w:rFonts w:ascii="Arial" w:eastAsia="Arial" w:hAnsi="Arial" w:cs="Arial"/>
          <w:sz w:val="20"/>
          <w:szCs w:val="20"/>
        </w:rPr>
        <w:t>Frakes</w:t>
      </w:r>
      <w:proofErr w:type="spellEnd"/>
      <w:r w:rsidR="00F76B5B" w:rsidRPr="000F4AE9">
        <w:rPr>
          <w:rFonts w:ascii="Arial" w:eastAsia="Arial" w:hAnsi="Arial" w:cs="Arial"/>
          <w:sz w:val="20"/>
          <w:szCs w:val="20"/>
        </w:rPr>
        <w:t xml:space="preserve"> and Kingston 2017).</w:t>
      </w:r>
    </w:p>
    <w:p w14:paraId="486418B5" w14:textId="77777777" w:rsidR="00F76B5B" w:rsidRPr="00E84D90" w:rsidRDefault="00F76B5B" w:rsidP="00F76B5B">
      <w:pPr>
        <w:jc w:val="center"/>
      </w:pPr>
      <w:r w:rsidRPr="00E84D90">
        <w:rPr>
          <w:noProof/>
        </w:rPr>
        <w:drawing>
          <wp:inline distT="0" distB="0" distL="0" distR="0" wp14:anchorId="7912AD32" wp14:editId="5C8B46CE">
            <wp:extent cx="5591175" cy="287655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5591175" cy="2876550"/>
                    </a:xfrm>
                    <a:prstGeom prst="rect">
                      <a:avLst/>
                    </a:prstGeom>
                    <a:ln/>
                  </pic:spPr>
                </pic:pic>
              </a:graphicData>
            </a:graphic>
          </wp:inline>
        </w:drawing>
      </w:r>
    </w:p>
    <w:p w14:paraId="4314AE72" w14:textId="77777777" w:rsidR="00F76B5B" w:rsidRPr="00E84D90" w:rsidRDefault="00F76B5B" w:rsidP="00F76B5B"/>
    <w:p w14:paraId="0B752B53" w14:textId="77777777" w:rsidR="00F76B5B" w:rsidRPr="00E84D90" w:rsidRDefault="00F76B5B" w:rsidP="00F76B5B"/>
    <w:p w14:paraId="290BD5D0" w14:textId="77777777" w:rsidR="00FB19C6" w:rsidRPr="00E84D90" w:rsidRDefault="00FB19C6">
      <w:pPr>
        <w:spacing w:after="200" w:line="276" w:lineRule="auto"/>
        <w:ind w:hanging="360"/>
      </w:pPr>
    </w:p>
    <w:sectPr w:rsidR="00FB19C6" w:rsidRPr="00E84D90" w:rsidSect="00C7410D">
      <w:footerReference w:type="default" r:id="rId37"/>
      <w:pgSz w:w="12240" w:h="15840"/>
      <w:pgMar w:top="1440" w:right="1440" w:bottom="1440" w:left="1440"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4" w:author="Rowell, Gareth A." w:date="2022-08-26T15:11:00Z" w:initials="RGA">
    <w:p w14:paraId="6C4C9633" w14:textId="6B02990B" w:rsidR="00AD4D35" w:rsidRDefault="00AD4D35">
      <w:pPr>
        <w:pStyle w:val="CommentText"/>
      </w:pPr>
      <w:r>
        <w:rPr>
          <w:rStyle w:val="CommentReference"/>
        </w:rPr>
        <w:annotationRef/>
      </w:r>
      <w:r>
        <w:t>Get Dan to verify the actual instance</w:t>
      </w:r>
    </w:p>
  </w:comment>
  <w:comment w:id="103" w:author="Rowell, Gareth A." w:date="2022-08-26T15:11:00Z" w:initials="RGA">
    <w:p w14:paraId="09BEBD65" w14:textId="77777777" w:rsidR="00791E97" w:rsidRDefault="00791E97" w:rsidP="00791E97">
      <w:pPr>
        <w:pStyle w:val="CommentText"/>
      </w:pPr>
      <w:r>
        <w:rPr>
          <w:rStyle w:val="CommentReference"/>
        </w:rPr>
        <w:annotationRef/>
      </w:r>
      <w:r>
        <w:t>Get Dan to verify the actual instance</w:t>
      </w:r>
    </w:p>
  </w:comment>
  <w:comment w:id="104" w:author="Rowell, Gareth A. [2]" w:date="2022-08-26T15:23:00Z" w:initials="RGA">
    <w:p w14:paraId="45D9F86E" w14:textId="561C6901" w:rsidR="00216CA2" w:rsidRDefault="00216CA2">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4C9633" w15:done="0"/>
  <w15:commentEx w15:paraId="09BEBD65" w15:done="0"/>
  <w15:commentEx w15:paraId="45D9F86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B3612A" w16cex:dateUtc="2022-08-26T20:11:00Z"/>
  <w16cex:commentExtensible w16cex:durableId="26B36D75" w16cex:dateUtc="2022-08-26T20:11:00Z"/>
  <w16cex:commentExtensible w16cex:durableId="26B363FB" w16cex:dateUtc="2022-08-26T20: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4C9633" w16cid:durableId="26B3612A"/>
  <w16cid:commentId w16cid:paraId="09BEBD65" w16cid:durableId="26B36D75"/>
  <w16cid:commentId w16cid:paraId="45D9F86E" w16cid:durableId="26B363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FE99F" w14:textId="77777777" w:rsidR="00217FEB" w:rsidRDefault="00217FEB" w:rsidP="001B0E18">
      <w:r>
        <w:separator/>
      </w:r>
    </w:p>
  </w:endnote>
  <w:endnote w:type="continuationSeparator" w:id="0">
    <w:p w14:paraId="6B484D1A" w14:textId="77777777" w:rsidR="00217FEB" w:rsidRDefault="00217FEB" w:rsidP="001B0E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519101"/>
      <w:docPartObj>
        <w:docPartGallery w:val="Page Numbers (Bottom of Page)"/>
        <w:docPartUnique/>
      </w:docPartObj>
    </w:sdtPr>
    <w:sdtEndPr>
      <w:rPr>
        <w:noProof/>
      </w:rPr>
    </w:sdtEndPr>
    <w:sdtContent>
      <w:p w14:paraId="7CD2D1A8" w14:textId="77777777" w:rsidR="001B0E18" w:rsidRDefault="001B0E18">
        <w:pPr>
          <w:pStyle w:val="Footer"/>
          <w:jc w:val="center"/>
        </w:pPr>
        <w:r>
          <w:fldChar w:fldCharType="begin"/>
        </w:r>
        <w:r>
          <w:instrText xml:space="preserve"> PAGE   \* MERGEFORMAT </w:instrText>
        </w:r>
        <w:r>
          <w:fldChar w:fldCharType="separate"/>
        </w:r>
        <w:r w:rsidR="00181FCD">
          <w:rPr>
            <w:noProof/>
          </w:rPr>
          <w:t>19</w:t>
        </w:r>
        <w:r>
          <w:rPr>
            <w:noProof/>
          </w:rPr>
          <w:fldChar w:fldCharType="end"/>
        </w:r>
      </w:p>
    </w:sdtContent>
  </w:sdt>
  <w:p w14:paraId="3EC20CF9" w14:textId="77777777" w:rsidR="001B0E18" w:rsidRDefault="001B0E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B8BDB" w14:textId="77777777" w:rsidR="00217FEB" w:rsidRDefault="00217FEB" w:rsidP="001B0E18">
      <w:r>
        <w:separator/>
      </w:r>
    </w:p>
  </w:footnote>
  <w:footnote w:type="continuationSeparator" w:id="0">
    <w:p w14:paraId="1AC19390" w14:textId="77777777" w:rsidR="00217FEB" w:rsidRDefault="00217FEB" w:rsidP="001B0E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F3EDC"/>
    <w:multiLevelType w:val="hybridMultilevel"/>
    <w:tmpl w:val="99D8723A"/>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 w15:restartNumberingAfterBreak="0">
    <w:nsid w:val="142F7406"/>
    <w:multiLevelType w:val="hybridMultilevel"/>
    <w:tmpl w:val="9D88DF90"/>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 w15:restartNumberingAfterBreak="0">
    <w:nsid w:val="177A57A8"/>
    <w:multiLevelType w:val="hybridMultilevel"/>
    <w:tmpl w:val="FC4485AE"/>
    <w:lvl w:ilvl="0" w:tplc="A20AC3A4">
      <w:start w:val="1"/>
      <w:numFmt w:val="upperRoman"/>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B35AF4"/>
    <w:multiLevelType w:val="hybridMultilevel"/>
    <w:tmpl w:val="14822A1E"/>
    <w:lvl w:ilvl="0" w:tplc="FFFFFFFF">
      <w:start w:val="1"/>
      <w:numFmt w:val="decimal"/>
      <w:lvlText w:val="%1."/>
      <w:lvlJc w:val="left"/>
      <w:pPr>
        <w:tabs>
          <w:tab w:val="num" w:pos="1080"/>
        </w:tabs>
        <w:ind w:left="1080" w:hanging="360"/>
      </w:p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4" w15:restartNumberingAfterBreak="0">
    <w:nsid w:val="24A34526"/>
    <w:multiLevelType w:val="hybridMultilevel"/>
    <w:tmpl w:val="EC6C6E0E"/>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394D7A4A"/>
    <w:multiLevelType w:val="multilevel"/>
    <w:tmpl w:val="5680E5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9AD5AAB"/>
    <w:multiLevelType w:val="hybridMultilevel"/>
    <w:tmpl w:val="1FBE0E3C"/>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 w15:restartNumberingAfterBreak="0">
    <w:nsid w:val="3FCE73EE"/>
    <w:multiLevelType w:val="hybridMultilevel"/>
    <w:tmpl w:val="7D64E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B051BC"/>
    <w:multiLevelType w:val="hybridMultilevel"/>
    <w:tmpl w:val="B39E3026"/>
    <w:lvl w:ilvl="0" w:tplc="340071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E008BA"/>
    <w:multiLevelType w:val="hybridMultilevel"/>
    <w:tmpl w:val="BB3EDC70"/>
    <w:lvl w:ilvl="0" w:tplc="FFFFFFFF">
      <w:start w:val="1"/>
      <w:numFmt w:val="decimal"/>
      <w:lvlText w:val="%1."/>
      <w:lvlJc w:val="left"/>
      <w:pPr>
        <w:tabs>
          <w:tab w:val="num" w:pos="1080"/>
        </w:tabs>
        <w:ind w:left="1080" w:hanging="360"/>
      </w:pPr>
    </w:lvl>
    <w:lvl w:ilvl="1" w:tplc="FFFFFFFF">
      <w:start w:val="1"/>
      <w:numFmt w:val="bullet"/>
      <w:lvlText w:val=""/>
      <w:lvlJc w:val="left"/>
      <w:pPr>
        <w:tabs>
          <w:tab w:val="num" w:pos="1800"/>
        </w:tabs>
        <w:ind w:left="1800" w:hanging="360"/>
      </w:pPr>
      <w:rPr>
        <w:rFonts w:ascii="Symbol" w:hAnsi="Symbol" w:hint="default"/>
      </w:rPr>
    </w:lvl>
    <w:lvl w:ilvl="2" w:tplc="FFFFFFFF">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10" w15:restartNumberingAfterBreak="0">
    <w:nsid w:val="4FFD6ECF"/>
    <w:multiLevelType w:val="multilevel"/>
    <w:tmpl w:val="871CC9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477056B"/>
    <w:multiLevelType w:val="hybridMultilevel"/>
    <w:tmpl w:val="25EE87A0"/>
    <w:lvl w:ilvl="0" w:tplc="D678421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4A7254"/>
    <w:multiLevelType w:val="hybridMultilevel"/>
    <w:tmpl w:val="AC887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5"/>
  </w:num>
  <w:num w:numId="3">
    <w:abstractNumId w:val="8"/>
  </w:num>
  <w:num w:numId="4">
    <w:abstractNumId w:val="2"/>
  </w:num>
  <w:num w:numId="5">
    <w:abstractNumId w:val="11"/>
  </w:num>
  <w:num w:numId="6">
    <w:abstractNumId w:val="3"/>
  </w:num>
  <w:num w:numId="7">
    <w:abstractNumId w:val="4"/>
  </w:num>
  <w:num w:numId="8">
    <w:abstractNumId w:val="6"/>
  </w:num>
  <w:num w:numId="9">
    <w:abstractNumId w:val="9"/>
  </w:num>
  <w:num w:numId="10">
    <w:abstractNumId w:val="0"/>
  </w:num>
  <w:num w:numId="11">
    <w:abstractNumId w:val="1"/>
  </w:num>
  <w:num w:numId="12">
    <w:abstractNumId w:val="12"/>
  </w:num>
  <w:num w:numId="1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well, Gareth A">
    <w15:presenceInfo w15:providerId="AD" w15:userId="S::GRowell@nps.gov::6af7421b-feff-446f-8ba9-e03f2c5e64bb"/>
  </w15:person>
  <w15:person w15:author="Rowell, Gareth A.">
    <w15:presenceInfo w15:providerId="AD" w15:userId="S::GRowell@nps.gov::6af7421b-feff-446f-8ba9-e03f2c5e64bb"/>
  </w15:person>
  <w15:person w15:author="Rowell, Gareth A. [2]">
    <w15:presenceInfo w15:providerId="AD" w15:userId="S::GRowell@nps.gov::6af7421b-feff-446f-8ba9-e03f2c5e64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9C6"/>
    <w:rsid w:val="000229A1"/>
    <w:rsid w:val="00030C30"/>
    <w:rsid w:val="000346D7"/>
    <w:rsid w:val="00035890"/>
    <w:rsid w:val="00037408"/>
    <w:rsid w:val="00044498"/>
    <w:rsid w:val="000451C2"/>
    <w:rsid w:val="00052D2E"/>
    <w:rsid w:val="00061302"/>
    <w:rsid w:val="000807C9"/>
    <w:rsid w:val="000A1652"/>
    <w:rsid w:val="000A24F9"/>
    <w:rsid w:val="000B67AC"/>
    <w:rsid w:val="000C67E6"/>
    <w:rsid w:val="000E3047"/>
    <w:rsid w:val="000F4AE9"/>
    <w:rsid w:val="000F7331"/>
    <w:rsid w:val="00104B13"/>
    <w:rsid w:val="00114D64"/>
    <w:rsid w:val="00124CED"/>
    <w:rsid w:val="00131C87"/>
    <w:rsid w:val="00135BCC"/>
    <w:rsid w:val="00136F28"/>
    <w:rsid w:val="00137BB8"/>
    <w:rsid w:val="00154ED3"/>
    <w:rsid w:val="00181FCD"/>
    <w:rsid w:val="001876F6"/>
    <w:rsid w:val="001923F4"/>
    <w:rsid w:val="00193CF8"/>
    <w:rsid w:val="001A5DD1"/>
    <w:rsid w:val="001A7073"/>
    <w:rsid w:val="001B0E18"/>
    <w:rsid w:val="001C6A1E"/>
    <w:rsid w:val="001F26CD"/>
    <w:rsid w:val="00216CA2"/>
    <w:rsid w:val="00217FEB"/>
    <w:rsid w:val="0022652C"/>
    <w:rsid w:val="002600E8"/>
    <w:rsid w:val="0026422C"/>
    <w:rsid w:val="00271773"/>
    <w:rsid w:val="002B16F9"/>
    <w:rsid w:val="002B66B9"/>
    <w:rsid w:val="002C28B8"/>
    <w:rsid w:val="002C2FE6"/>
    <w:rsid w:val="002C62C0"/>
    <w:rsid w:val="002E1EDA"/>
    <w:rsid w:val="002F1DC4"/>
    <w:rsid w:val="002F6FEB"/>
    <w:rsid w:val="0030087A"/>
    <w:rsid w:val="00307C13"/>
    <w:rsid w:val="00320EAD"/>
    <w:rsid w:val="003216DE"/>
    <w:rsid w:val="00332768"/>
    <w:rsid w:val="003338FB"/>
    <w:rsid w:val="00334813"/>
    <w:rsid w:val="003541A7"/>
    <w:rsid w:val="00355EB6"/>
    <w:rsid w:val="00356540"/>
    <w:rsid w:val="003654AD"/>
    <w:rsid w:val="003A2ED4"/>
    <w:rsid w:val="003C6CCC"/>
    <w:rsid w:val="003D4713"/>
    <w:rsid w:val="003E4715"/>
    <w:rsid w:val="003E5227"/>
    <w:rsid w:val="003F4F10"/>
    <w:rsid w:val="00401830"/>
    <w:rsid w:val="00403922"/>
    <w:rsid w:val="0042217F"/>
    <w:rsid w:val="00431EE2"/>
    <w:rsid w:val="00462091"/>
    <w:rsid w:val="00465DF4"/>
    <w:rsid w:val="00491F6A"/>
    <w:rsid w:val="004949CE"/>
    <w:rsid w:val="004A44A8"/>
    <w:rsid w:val="004A630E"/>
    <w:rsid w:val="004B5F1A"/>
    <w:rsid w:val="004C6A09"/>
    <w:rsid w:val="004E5547"/>
    <w:rsid w:val="0050459B"/>
    <w:rsid w:val="0051068C"/>
    <w:rsid w:val="00530311"/>
    <w:rsid w:val="00544059"/>
    <w:rsid w:val="00547A08"/>
    <w:rsid w:val="00551410"/>
    <w:rsid w:val="00572646"/>
    <w:rsid w:val="00574562"/>
    <w:rsid w:val="00585149"/>
    <w:rsid w:val="005928C9"/>
    <w:rsid w:val="005A1B74"/>
    <w:rsid w:val="005C463F"/>
    <w:rsid w:val="005E5083"/>
    <w:rsid w:val="005E5FC9"/>
    <w:rsid w:val="005F5734"/>
    <w:rsid w:val="005F704F"/>
    <w:rsid w:val="00606172"/>
    <w:rsid w:val="00611C63"/>
    <w:rsid w:val="006210F3"/>
    <w:rsid w:val="00622460"/>
    <w:rsid w:val="00626592"/>
    <w:rsid w:val="00626E7C"/>
    <w:rsid w:val="006346BC"/>
    <w:rsid w:val="0064667A"/>
    <w:rsid w:val="006666B2"/>
    <w:rsid w:val="0067460D"/>
    <w:rsid w:val="006920F6"/>
    <w:rsid w:val="00693061"/>
    <w:rsid w:val="006B5476"/>
    <w:rsid w:val="006C18ED"/>
    <w:rsid w:val="006E007E"/>
    <w:rsid w:val="0071592A"/>
    <w:rsid w:val="0072439F"/>
    <w:rsid w:val="007260B5"/>
    <w:rsid w:val="00730DC8"/>
    <w:rsid w:val="007351BE"/>
    <w:rsid w:val="00737B78"/>
    <w:rsid w:val="0075364E"/>
    <w:rsid w:val="00755959"/>
    <w:rsid w:val="00772BBB"/>
    <w:rsid w:val="007845F0"/>
    <w:rsid w:val="00791E97"/>
    <w:rsid w:val="007A40B4"/>
    <w:rsid w:val="007B0785"/>
    <w:rsid w:val="007B619B"/>
    <w:rsid w:val="007C5B17"/>
    <w:rsid w:val="007C6D3C"/>
    <w:rsid w:val="007E29A7"/>
    <w:rsid w:val="007E6840"/>
    <w:rsid w:val="007F016A"/>
    <w:rsid w:val="008014DC"/>
    <w:rsid w:val="00823795"/>
    <w:rsid w:val="00823CCA"/>
    <w:rsid w:val="008400F7"/>
    <w:rsid w:val="00843607"/>
    <w:rsid w:val="0088306A"/>
    <w:rsid w:val="008B0009"/>
    <w:rsid w:val="008B46F5"/>
    <w:rsid w:val="008B6827"/>
    <w:rsid w:val="008D402E"/>
    <w:rsid w:val="008D52E5"/>
    <w:rsid w:val="008D6E52"/>
    <w:rsid w:val="00900C44"/>
    <w:rsid w:val="00907D25"/>
    <w:rsid w:val="00910782"/>
    <w:rsid w:val="009112EC"/>
    <w:rsid w:val="0092012A"/>
    <w:rsid w:val="009232F1"/>
    <w:rsid w:val="00937CD5"/>
    <w:rsid w:val="00940148"/>
    <w:rsid w:val="00943198"/>
    <w:rsid w:val="009703D5"/>
    <w:rsid w:val="00997D65"/>
    <w:rsid w:val="009B45D4"/>
    <w:rsid w:val="009B7893"/>
    <w:rsid w:val="009C65D0"/>
    <w:rsid w:val="009E1164"/>
    <w:rsid w:val="009E4AA1"/>
    <w:rsid w:val="00A000FA"/>
    <w:rsid w:val="00A127E4"/>
    <w:rsid w:val="00A262C2"/>
    <w:rsid w:val="00A45E4C"/>
    <w:rsid w:val="00A874FC"/>
    <w:rsid w:val="00A94A0B"/>
    <w:rsid w:val="00AC4AF2"/>
    <w:rsid w:val="00AC50DB"/>
    <w:rsid w:val="00AD4D35"/>
    <w:rsid w:val="00AE358D"/>
    <w:rsid w:val="00B07424"/>
    <w:rsid w:val="00B14958"/>
    <w:rsid w:val="00B2053F"/>
    <w:rsid w:val="00B478F9"/>
    <w:rsid w:val="00B51525"/>
    <w:rsid w:val="00B54C9C"/>
    <w:rsid w:val="00B722EA"/>
    <w:rsid w:val="00B766EE"/>
    <w:rsid w:val="00B86623"/>
    <w:rsid w:val="00B94170"/>
    <w:rsid w:val="00BB4B50"/>
    <w:rsid w:val="00BB7CED"/>
    <w:rsid w:val="00BC29CF"/>
    <w:rsid w:val="00BD49A6"/>
    <w:rsid w:val="00BD49B8"/>
    <w:rsid w:val="00BD5BE4"/>
    <w:rsid w:val="00BF0F8A"/>
    <w:rsid w:val="00BF2BD1"/>
    <w:rsid w:val="00C41F5D"/>
    <w:rsid w:val="00C53D6A"/>
    <w:rsid w:val="00C71573"/>
    <w:rsid w:val="00C73450"/>
    <w:rsid w:val="00C7410D"/>
    <w:rsid w:val="00C82A47"/>
    <w:rsid w:val="00C94A82"/>
    <w:rsid w:val="00CB11FF"/>
    <w:rsid w:val="00CB22B5"/>
    <w:rsid w:val="00CB7975"/>
    <w:rsid w:val="00CC047C"/>
    <w:rsid w:val="00CC2E27"/>
    <w:rsid w:val="00CD7485"/>
    <w:rsid w:val="00CE24CB"/>
    <w:rsid w:val="00D01EFF"/>
    <w:rsid w:val="00D273BA"/>
    <w:rsid w:val="00D32177"/>
    <w:rsid w:val="00D458C7"/>
    <w:rsid w:val="00D8381F"/>
    <w:rsid w:val="00D87689"/>
    <w:rsid w:val="00DA41E1"/>
    <w:rsid w:val="00DB6166"/>
    <w:rsid w:val="00DC0ECF"/>
    <w:rsid w:val="00DD3577"/>
    <w:rsid w:val="00DE34FE"/>
    <w:rsid w:val="00DF37A2"/>
    <w:rsid w:val="00DF595E"/>
    <w:rsid w:val="00E00777"/>
    <w:rsid w:val="00E01C02"/>
    <w:rsid w:val="00E1520A"/>
    <w:rsid w:val="00E307ED"/>
    <w:rsid w:val="00E34FF0"/>
    <w:rsid w:val="00E373E5"/>
    <w:rsid w:val="00E53929"/>
    <w:rsid w:val="00E559AD"/>
    <w:rsid w:val="00E578BC"/>
    <w:rsid w:val="00E604C7"/>
    <w:rsid w:val="00E676AD"/>
    <w:rsid w:val="00E678CC"/>
    <w:rsid w:val="00E73118"/>
    <w:rsid w:val="00E84D90"/>
    <w:rsid w:val="00E929C2"/>
    <w:rsid w:val="00EB5802"/>
    <w:rsid w:val="00EC768D"/>
    <w:rsid w:val="00EE7EA4"/>
    <w:rsid w:val="00EF378C"/>
    <w:rsid w:val="00F04062"/>
    <w:rsid w:val="00F05A5F"/>
    <w:rsid w:val="00F17998"/>
    <w:rsid w:val="00F3212A"/>
    <w:rsid w:val="00F425FB"/>
    <w:rsid w:val="00F612A8"/>
    <w:rsid w:val="00F76B5B"/>
    <w:rsid w:val="00F80BD0"/>
    <w:rsid w:val="00FB19C6"/>
    <w:rsid w:val="00FB3C1B"/>
    <w:rsid w:val="00FD73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976F6"/>
  <w15:docId w15:val="{69207209-A329-48CA-A08F-8150AFE2A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spacing w:before="240" w:after="60"/>
      <w:outlineLvl w:val="1"/>
    </w:pPr>
    <w:rPr>
      <w:rFonts w:ascii="Arial" w:eastAsia="Arial" w:hAnsi="Arial" w:cs="Arial"/>
      <w:b/>
      <w:i/>
      <w:sz w:val="28"/>
      <w:szCs w:val="28"/>
    </w:rPr>
  </w:style>
  <w:style w:type="paragraph" w:styleId="Heading3">
    <w:name w:val="heading 3"/>
    <w:basedOn w:val="Normal"/>
    <w:next w:val="Normal"/>
    <w:pPr>
      <w:keepNext/>
      <w:keepLines/>
      <w:spacing w:before="40"/>
      <w:outlineLvl w:val="2"/>
    </w:pPr>
    <w:rPr>
      <w:rFonts w:ascii="Cambria" w:eastAsia="Cambria" w:hAnsi="Cambria" w:cs="Cambria"/>
      <w:color w:val="243F61"/>
    </w:rPr>
  </w:style>
  <w:style w:type="paragraph" w:styleId="Heading4">
    <w:name w:val="heading 4"/>
    <w:basedOn w:val="Normal"/>
    <w:next w:val="Normal"/>
    <w:pPr>
      <w:keepNext/>
      <w:spacing w:before="240" w:after="60"/>
      <w:outlineLvl w:val="3"/>
    </w:pPr>
    <w:rPr>
      <w:b/>
      <w:sz w:val="28"/>
      <w:szCs w:val="28"/>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
    <w:name w:val="1"/>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6E007E"/>
    <w:pPr>
      <w:ind w:left="720"/>
      <w:contextualSpacing/>
    </w:pPr>
  </w:style>
  <w:style w:type="character" w:styleId="Hyperlink">
    <w:name w:val="Hyperlink"/>
    <w:basedOn w:val="DefaultParagraphFont"/>
    <w:uiPriority w:val="99"/>
    <w:unhideWhenUsed/>
    <w:rsid w:val="0050459B"/>
    <w:rPr>
      <w:color w:val="0000FF" w:themeColor="hyperlink"/>
      <w:u w:val="single"/>
    </w:rPr>
  </w:style>
  <w:style w:type="paragraph" w:styleId="BodyText">
    <w:name w:val="Body Text"/>
    <w:basedOn w:val="Normal"/>
    <w:link w:val="BodyTextChar"/>
    <w:rsid w:val="00035890"/>
    <w:rPr>
      <w:szCs w:val="20"/>
    </w:rPr>
  </w:style>
  <w:style w:type="character" w:customStyle="1" w:styleId="BodyTextChar">
    <w:name w:val="Body Text Char"/>
    <w:basedOn w:val="DefaultParagraphFont"/>
    <w:link w:val="BodyText"/>
    <w:rsid w:val="00035890"/>
    <w:rPr>
      <w:szCs w:val="20"/>
    </w:rPr>
  </w:style>
  <w:style w:type="paragraph" w:styleId="BalloonText">
    <w:name w:val="Balloon Text"/>
    <w:basedOn w:val="Normal"/>
    <w:link w:val="BalloonTextChar"/>
    <w:uiPriority w:val="99"/>
    <w:semiHidden/>
    <w:unhideWhenUsed/>
    <w:rsid w:val="001B0E1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0E18"/>
    <w:rPr>
      <w:rFonts w:ascii="Segoe UI" w:hAnsi="Segoe UI" w:cs="Segoe UI"/>
      <w:sz w:val="18"/>
      <w:szCs w:val="18"/>
    </w:rPr>
  </w:style>
  <w:style w:type="paragraph" w:styleId="Header">
    <w:name w:val="header"/>
    <w:basedOn w:val="Normal"/>
    <w:link w:val="HeaderChar"/>
    <w:uiPriority w:val="99"/>
    <w:unhideWhenUsed/>
    <w:rsid w:val="001B0E18"/>
    <w:pPr>
      <w:tabs>
        <w:tab w:val="center" w:pos="4680"/>
        <w:tab w:val="right" w:pos="9360"/>
      </w:tabs>
    </w:pPr>
  </w:style>
  <w:style w:type="character" w:customStyle="1" w:styleId="HeaderChar">
    <w:name w:val="Header Char"/>
    <w:basedOn w:val="DefaultParagraphFont"/>
    <w:link w:val="Header"/>
    <w:uiPriority w:val="99"/>
    <w:rsid w:val="001B0E18"/>
  </w:style>
  <w:style w:type="paragraph" w:styleId="Footer">
    <w:name w:val="footer"/>
    <w:basedOn w:val="Normal"/>
    <w:link w:val="FooterChar"/>
    <w:uiPriority w:val="99"/>
    <w:unhideWhenUsed/>
    <w:rsid w:val="001B0E18"/>
    <w:pPr>
      <w:tabs>
        <w:tab w:val="center" w:pos="4680"/>
        <w:tab w:val="right" w:pos="9360"/>
      </w:tabs>
    </w:pPr>
  </w:style>
  <w:style w:type="character" w:customStyle="1" w:styleId="FooterChar">
    <w:name w:val="Footer Char"/>
    <w:basedOn w:val="DefaultParagraphFont"/>
    <w:link w:val="Footer"/>
    <w:uiPriority w:val="99"/>
    <w:rsid w:val="001B0E18"/>
  </w:style>
  <w:style w:type="character" w:styleId="FollowedHyperlink">
    <w:name w:val="FollowedHyperlink"/>
    <w:basedOn w:val="DefaultParagraphFont"/>
    <w:uiPriority w:val="99"/>
    <w:semiHidden/>
    <w:unhideWhenUsed/>
    <w:rsid w:val="00307C13"/>
    <w:rPr>
      <w:color w:val="800080" w:themeColor="followedHyperlink"/>
      <w:u w:val="single"/>
    </w:rPr>
  </w:style>
  <w:style w:type="character" w:styleId="CommentReference">
    <w:name w:val="annotation reference"/>
    <w:basedOn w:val="DefaultParagraphFont"/>
    <w:uiPriority w:val="99"/>
    <w:semiHidden/>
    <w:unhideWhenUsed/>
    <w:rsid w:val="00307C13"/>
    <w:rPr>
      <w:sz w:val="16"/>
      <w:szCs w:val="16"/>
    </w:rPr>
  </w:style>
  <w:style w:type="paragraph" w:styleId="CommentText">
    <w:name w:val="annotation text"/>
    <w:basedOn w:val="Normal"/>
    <w:link w:val="CommentTextChar"/>
    <w:uiPriority w:val="99"/>
    <w:semiHidden/>
    <w:unhideWhenUsed/>
    <w:rsid w:val="00307C13"/>
    <w:rPr>
      <w:sz w:val="20"/>
      <w:szCs w:val="20"/>
    </w:rPr>
  </w:style>
  <w:style w:type="character" w:customStyle="1" w:styleId="CommentTextChar">
    <w:name w:val="Comment Text Char"/>
    <w:basedOn w:val="DefaultParagraphFont"/>
    <w:link w:val="CommentText"/>
    <w:uiPriority w:val="99"/>
    <w:semiHidden/>
    <w:rsid w:val="00307C13"/>
    <w:rPr>
      <w:sz w:val="20"/>
      <w:szCs w:val="20"/>
    </w:rPr>
  </w:style>
  <w:style w:type="paragraph" w:styleId="CommentSubject">
    <w:name w:val="annotation subject"/>
    <w:basedOn w:val="CommentText"/>
    <w:next w:val="CommentText"/>
    <w:link w:val="CommentSubjectChar"/>
    <w:uiPriority w:val="99"/>
    <w:semiHidden/>
    <w:unhideWhenUsed/>
    <w:rsid w:val="00307C13"/>
    <w:rPr>
      <w:b/>
      <w:bCs/>
    </w:rPr>
  </w:style>
  <w:style w:type="character" w:customStyle="1" w:styleId="CommentSubjectChar">
    <w:name w:val="Comment Subject Char"/>
    <w:basedOn w:val="CommentTextChar"/>
    <w:link w:val="CommentSubject"/>
    <w:uiPriority w:val="99"/>
    <w:semiHidden/>
    <w:rsid w:val="00307C13"/>
    <w:rPr>
      <w:b/>
      <w:bCs/>
      <w:sz w:val="20"/>
      <w:szCs w:val="20"/>
    </w:rPr>
  </w:style>
  <w:style w:type="character" w:styleId="UnresolvedMention">
    <w:name w:val="Unresolved Mention"/>
    <w:basedOn w:val="DefaultParagraphFont"/>
    <w:uiPriority w:val="99"/>
    <w:semiHidden/>
    <w:unhideWhenUsed/>
    <w:rsid w:val="00730DC8"/>
    <w:rPr>
      <w:color w:val="605E5C"/>
      <w:shd w:val="clear" w:color="auto" w:fill="E1DFDD"/>
    </w:rPr>
  </w:style>
  <w:style w:type="paragraph" w:styleId="Revision">
    <w:name w:val="Revision"/>
    <w:hidden/>
    <w:uiPriority w:val="99"/>
    <w:semiHidden/>
    <w:rsid w:val="00AD4D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jpeg"/><Relationship Id="rId26" Type="http://schemas.openxmlformats.org/officeDocument/2006/relationships/hyperlink" Target="https://irma.nps.gov/DataStore/Reference/Profile/2260267" TargetMode="External"/><Relationship Id="rId39" Type="http://schemas.microsoft.com/office/2011/relationships/people" Target="people.xml"/><Relationship Id="rId21" Type="http://schemas.openxmlformats.org/officeDocument/2006/relationships/image" Target="media/image9.pn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5.JPG"/><Relationship Id="rId25" Type="http://schemas.openxmlformats.org/officeDocument/2006/relationships/hyperlink" Target="https://irma.nps.gov/DataStore" TargetMode="External"/><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irma.nps.gov/HTLN/Landbirds/" TargetMode="External"/><Relationship Id="rId20" Type="http://schemas.openxmlformats.org/officeDocument/2006/relationships/image" Target="media/image8.jpeg"/><Relationship Id="rId29" Type="http://schemas.openxmlformats.org/officeDocument/2006/relationships/hyperlink" Target="https://irma.nps.gov/DataStore/DownloadFile/58863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2.png"/><Relationship Id="rId32" Type="http://schemas.openxmlformats.org/officeDocument/2006/relationships/hyperlink" Target="https://www.microsoft.com/en-us/sql-server/sql-server-editions-express"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11.png"/><Relationship Id="rId28" Type="http://schemas.openxmlformats.org/officeDocument/2006/relationships/hyperlink" Target="https://eml.ecoinformatics.org/%09" TargetMode="External"/><Relationship Id="rId36"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7.JPG"/><Relationship Id="rId31" Type="http://schemas.openxmlformats.org/officeDocument/2006/relationships/hyperlink" Target="https://irma.nps.gov/DataStore/Reference/Profile/2227397" TargetMode="Externa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10.png"/><Relationship Id="rId27" Type="http://schemas.openxmlformats.org/officeDocument/2006/relationships/hyperlink" Target="https://github.com/nationalparkservice/IMD_DRR_Template/blob/master/vignettes/CreatingDataPackages.html" TargetMode="External"/><Relationship Id="rId30" Type="http://schemas.openxmlformats.org/officeDocument/2006/relationships/hyperlink" Target="https://irma.nps.gov/DataStore/DownloadFile/600325" TargetMode="External"/><Relationship Id="rId35" Type="http://schemas.openxmlformats.org/officeDocument/2006/relationships/image" Target="media/image1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145BE-9F88-487F-8E49-BDAD4A3B4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21</Pages>
  <Words>3291</Words>
  <Characters>18759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National Park Service</Company>
  <LinksUpToDate>false</LinksUpToDate>
  <CharactersWithSpaces>22006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Rowell, Gareth A.</dc:creator>
  <cp:keywords/>
  <dc:description/>
  <cp:lastModifiedBy>Rowell, Gareth A</cp:lastModifiedBy>
  <cp:revision>43</cp:revision>
  <cp:lastPrinted>2019-05-09T19:24:00Z</cp:lastPrinted>
  <dcterms:created xsi:type="dcterms:W3CDTF">2020-03-30T14:20:00Z</dcterms:created>
  <dcterms:modified xsi:type="dcterms:W3CDTF">2022-08-26T21:53:00Z</dcterms:modified>
</cp:coreProperties>
</file>